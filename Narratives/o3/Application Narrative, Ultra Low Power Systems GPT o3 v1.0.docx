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E4FF8" w14:textId="77777777" w:rsidR="007A59A8" w:rsidRPr="007A59A8" w:rsidRDefault="007A59A8" w:rsidP="007A59A8">
      <w:pPr>
        <w:pBdr>
          <w:top w:val="single" w:sz="2" w:space="0" w:color="D9D9E3"/>
          <w:left w:val="single" w:sz="2" w:space="0" w:color="D9D9E3"/>
          <w:bottom w:val="single" w:sz="2" w:space="0" w:color="D9D9E3"/>
          <w:right w:val="single" w:sz="2" w:space="0" w:color="D9D9E3"/>
        </w:pBdr>
        <w:shd w:val="clear" w:color="auto" w:fill="F7F7F8"/>
        <w:spacing w:after="300" w:line="240" w:lineRule="auto"/>
        <w:rPr>
          <w:ins w:id="0" w:author="patrick marcus" w:date="2025-05-21T14:11:00Z"/>
          <w:rFonts w:ascii="Segoe UI" w:eastAsia="Times New Roman" w:hAnsi="Segoe UI" w:cs="Segoe UI"/>
          <w:b/>
          <w:bCs/>
          <w:color w:val="374151"/>
          <w:kern w:val="0"/>
          <w:sz w:val="24"/>
          <w:szCs w:val="24"/>
          <w:bdr w:val="single" w:sz="2" w:space="0" w:color="D9D9E3" w:frame="1"/>
          <w14:ligatures w14:val="none"/>
        </w:rPr>
      </w:pPr>
      <w:ins w:id="1" w:author="patrick marcus" w:date="2025-05-21T14:11:00Z">
        <w:r w:rsidRPr="007A59A8">
          <w:rPr>
            <w:rFonts w:ascii="Segoe UI" w:eastAsia="Times New Roman" w:hAnsi="Segoe UI" w:cs="Segoe UI"/>
            <w:b/>
            <w:bCs/>
            <w:color w:val="374151"/>
            <w:kern w:val="0"/>
            <w:sz w:val="24"/>
            <w:szCs w:val="24"/>
            <w:bdr w:val="single" w:sz="2" w:space="0" w:color="D9D9E3" w:frame="1"/>
            <w14:ligatures w14:val="none"/>
          </w:rPr>
          <w:t>Ultra-Low-Power Systems</w:t>
        </w:r>
      </w:ins>
    </w:p>
    <w:p w14:paraId="59BEA3E6" w14:textId="77777777" w:rsidR="007A59A8" w:rsidRPr="007A59A8" w:rsidRDefault="007A59A8" w:rsidP="007A59A8">
      <w:pPr>
        <w:pBdr>
          <w:top w:val="single" w:sz="2" w:space="0" w:color="D9D9E3"/>
          <w:left w:val="single" w:sz="2" w:space="0" w:color="D9D9E3"/>
          <w:bottom w:val="single" w:sz="2" w:space="0" w:color="D9D9E3"/>
          <w:right w:val="single" w:sz="2" w:space="0" w:color="D9D9E3"/>
        </w:pBdr>
        <w:shd w:val="clear" w:color="auto" w:fill="F7F7F8"/>
        <w:spacing w:after="300" w:line="240" w:lineRule="auto"/>
        <w:rPr>
          <w:ins w:id="2" w:author="patrick marcus" w:date="2025-05-21T14:11:00Z"/>
          <w:rFonts w:ascii="Segoe UI" w:eastAsia="Times New Roman" w:hAnsi="Segoe UI" w:cs="Segoe UI"/>
          <w:b/>
          <w:bCs/>
          <w:color w:val="374151"/>
          <w:kern w:val="0"/>
          <w:sz w:val="24"/>
          <w:szCs w:val="24"/>
          <w:bdr w:val="single" w:sz="2" w:space="0" w:color="D9D9E3" w:frame="1"/>
          <w14:ligatures w14:val="none"/>
        </w:rPr>
      </w:pPr>
      <w:ins w:id="3" w:author="patrick marcus" w:date="2025-05-21T14:11:00Z">
        <w:r w:rsidRPr="007A59A8">
          <w:rPr>
            <w:rFonts w:ascii="Segoe UI" w:eastAsia="Times New Roman" w:hAnsi="Segoe UI" w:cs="Segoe UI"/>
            <w:b/>
            <w:bCs/>
            <w:color w:val="374151"/>
            <w:kern w:val="0"/>
            <w:sz w:val="24"/>
            <w:szCs w:val="24"/>
            <w:bdr w:val="single" w:sz="2" w:space="0" w:color="D9D9E3" w:frame="1"/>
            <w14:ligatures w14:val="none"/>
          </w:rPr>
          <w:t>Sipping energy one pico-watt at a time</w:t>
        </w:r>
      </w:ins>
    </w:p>
    <w:p w14:paraId="01A2A159" w14:textId="77777777" w:rsidR="007A59A8" w:rsidRPr="007A59A8" w:rsidRDefault="007A59A8" w:rsidP="007A59A8">
      <w:pPr>
        <w:pBdr>
          <w:top w:val="single" w:sz="2" w:space="0" w:color="D9D9E3"/>
          <w:left w:val="single" w:sz="2" w:space="0" w:color="D9D9E3"/>
          <w:bottom w:val="single" w:sz="2" w:space="0" w:color="D9D9E3"/>
          <w:right w:val="single" w:sz="2" w:space="0" w:color="D9D9E3"/>
        </w:pBdr>
        <w:shd w:val="clear" w:color="auto" w:fill="F7F7F8"/>
        <w:spacing w:after="300" w:line="240" w:lineRule="auto"/>
        <w:rPr>
          <w:ins w:id="4" w:author="patrick marcus" w:date="2025-05-21T14:11:00Z"/>
          <w:rFonts w:ascii="Segoe UI" w:eastAsia="Times New Roman" w:hAnsi="Segoe UI" w:cs="Segoe UI"/>
          <w:b/>
          <w:bCs/>
          <w:color w:val="374151"/>
          <w:kern w:val="0"/>
          <w:sz w:val="24"/>
          <w:szCs w:val="24"/>
          <w:bdr w:val="single" w:sz="2" w:space="0" w:color="D9D9E3" w:frame="1"/>
          <w14:ligatures w14:val="none"/>
        </w:rPr>
      </w:pPr>
      <w:ins w:id="5" w:author="patrick marcus" w:date="2025-05-21T14:11:00Z">
        <w:r w:rsidRPr="007A59A8">
          <w:rPr>
            <w:rFonts w:ascii="Segoe UI" w:eastAsia="Times New Roman" w:hAnsi="Segoe UI" w:cs="Segoe UI"/>
            <w:b/>
            <w:bCs/>
            <w:color w:val="374151"/>
            <w:kern w:val="0"/>
            <w:sz w:val="24"/>
            <w:szCs w:val="24"/>
            <w:bdr w:val="single" w:sz="2" w:space="0" w:color="D9D9E3" w:frame="1"/>
            <w14:ligatures w14:val="none"/>
          </w:rPr>
          <w:t>Short blurb</w:t>
        </w:r>
        <w:r w:rsidRPr="007A59A8">
          <w:rPr>
            <w:rFonts w:ascii="Segoe UI" w:eastAsia="Times New Roman" w:hAnsi="Segoe UI" w:cs="Segoe UI"/>
            <w:b/>
            <w:bCs/>
            <w:color w:val="374151"/>
            <w:kern w:val="0"/>
            <w:sz w:val="24"/>
            <w:szCs w:val="24"/>
            <w:bdr w:val="single" w:sz="2" w:space="0" w:color="D9D9E3" w:frame="1"/>
            <w14:ligatures w14:val="none"/>
          </w:rPr>
          <w:br/>
          <w:t>When the product must run for years—perhaps a decade—on a coin cell or industrial lithium can, every nanoamp counts. Marcus Engineering combines circuit physics, battery chemistry insight, and firmware discipline to keep power budgets microscopic without sacrificing performance or reliability.</w:t>
        </w:r>
      </w:ins>
    </w:p>
    <w:p w14:paraId="5714914C" w14:textId="77777777" w:rsidR="007A59A8" w:rsidRPr="007A59A8" w:rsidRDefault="007A59A8" w:rsidP="007A59A8">
      <w:pPr>
        <w:pBdr>
          <w:top w:val="single" w:sz="2" w:space="0" w:color="D9D9E3"/>
          <w:left w:val="single" w:sz="2" w:space="0" w:color="D9D9E3"/>
          <w:bottom w:val="single" w:sz="2" w:space="0" w:color="D9D9E3"/>
          <w:right w:val="single" w:sz="2" w:space="0" w:color="D9D9E3"/>
        </w:pBdr>
        <w:shd w:val="clear" w:color="auto" w:fill="F7F7F8"/>
        <w:spacing w:after="300" w:line="240" w:lineRule="auto"/>
        <w:rPr>
          <w:ins w:id="6" w:author="patrick marcus" w:date="2025-05-21T14:11:00Z"/>
          <w:rFonts w:ascii="Segoe UI" w:eastAsia="Times New Roman" w:hAnsi="Segoe UI" w:cs="Segoe UI"/>
          <w:b/>
          <w:bCs/>
          <w:color w:val="374151"/>
          <w:kern w:val="0"/>
          <w:sz w:val="24"/>
          <w:szCs w:val="24"/>
          <w:bdr w:val="single" w:sz="2" w:space="0" w:color="D9D9E3" w:frame="1"/>
          <w14:ligatures w14:val="none"/>
        </w:rPr>
      </w:pPr>
      <w:ins w:id="7" w:author="patrick marcus" w:date="2025-05-21T14:11:00Z">
        <w:r w:rsidRPr="007A59A8">
          <w:rPr>
            <w:rFonts w:ascii="Segoe UI" w:eastAsia="Times New Roman" w:hAnsi="Segoe UI" w:cs="Segoe UI"/>
            <w:b/>
            <w:bCs/>
            <w:color w:val="374151"/>
            <w:kern w:val="0"/>
            <w:sz w:val="24"/>
            <w:szCs w:val="24"/>
            <w:bdr w:val="single" w:sz="2" w:space="0" w:color="D9D9E3" w:frame="1"/>
            <w14:ligatures w14:val="none"/>
          </w:rPr>
          <w:t>Bullet / keyword highlights</w:t>
        </w:r>
      </w:ins>
    </w:p>
    <w:p w14:paraId="4B16F2C4" w14:textId="77777777" w:rsidR="007A59A8" w:rsidRPr="007A59A8" w:rsidRDefault="007A59A8" w:rsidP="007A59A8">
      <w:pPr>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ins w:id="8" w:author="patrick marcus" w:date="2025-05-21T14:11:00Z"/>
          <w:rFonts w:ascii="Segoe UI" w:eastAsia="Times New Roman" w:hAnsi="Segoe UI" w:cs="Segoe UI"/>
          <w:b/>
          <w:bCs/>
          <w:color w:val="374151"/>
          <w:kern w:val="0"/>
          <w:sz w:val="24"/>
          <w:szCs w:val="24"/>
          <w:bdr w:val="single" w:sz="2" w:space="0" w:color="D9D9E3" w:frame="1"/>
          <w14:ligatures w14:val="none"/>
        </w:rPr>
      </w:pPr>
      <w:ins w:id="9" w:author="patrick marcus" w:date="2025-05-21T14:11:00Z">
        <w:r w:rsidRPr="007A59A8">
          <w:rPr>
            <w:rFonts w:ascii="Segoe UI" w:eastAsia="Times New Roman" w:hAnsi="Segoe UI" w:cs="Segoe UI"/>
            <w:b/>
            <w:bCs/>
            <w:color w:val="374151"/>
            <w:kern w:val="0"/>
            <w:sz w:val="24"/>
            <w:szCs w:val="24"/>
            <w:bdr w:val="single" w:sz="2" w:space="0" w:color="D9D9E3" w:frame="1"/>
            <w14:ligatures w14:val="none"/>
          </w:rPr>
          <w:t>Nano- and pico-watt sensor platforms</w:t>
        </w:r>
      </w:ins>
    </w:p>
    <w:p w14:paraId="4A6C2C8F" w14:textId="77777777" w:rsidR="007A59A8" w:rsidRPr="007A59A8" w:rsidRDefault="007A59A8" w:rsidP="007A59A8">
      <w:pPr>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ins w:id="10" w:author="patrick marcus" w:date="2025-05-21T14:11:00Z"/>
          <w:rFonts w:ascii="Segoe UI" w:eastAsia="Times New Roman" w:hAnsi="Segoe UI" w:cs="Segoe UI"/>
          <w:b/>
          <w:bCs/>
          <w:color w:val="374151"/>
          <w:kern w:val="0"/>
          <w:sz w:val="24"/>
          <w:szCs w:val="24"/>
          <w:bdr w:val="single" w:sz="2" w:space="0" w:color="D9D9E3" w:frame="1"/>
          <w14:ligatures w14:val="none"/>
        </w:rPr>
      </w:pPr>
      <w:ins w:id="11" w:author="patrick marcus" w:date="2025-05-21T14:11:00Z">
        <w:r w:rsidRPr="007A59A8">
          <w:rPr>
            <w:rFonts w:ascii="Segoe UI" w:eastAsia="Times New Roman" w:hAnsi="Segoe UI" w:cs="Segoe UI"/>
            <w:b/>
            <w:bCs/>
            <w:color w:val="374151"/>
            <w:kern w:val="0"/>
            <w:sz w:val="24"/>
            <w:szCs w:val="24"/>
            <w:bdr w:val="single" w:sz="2" w:space="0" w:color="D9D9E3" w:frame="1"/>
            <w14:ligatures w14:val="none"/>
          </w:rPr>
          <w:t xml:space="preserve">Crystal &amp; RTC selection for sub-µA </w:t>
        </w:r>
        <w:proofErr w:type="gramStart"/>
        <w:r w:rsidRPr="007A59A8">
          <w:rPr>
            <w:rFonts w:ascii="Segoe UI" w:eastAsia="Times New Roman" w:hAnsi="Segoe UI" w:cs="Segoe UI"/>
            <w:b/>
            <w:bCs/>
            <w:color w:val="374151"/>
            <w:kern w:val="0"/>
            <w:sz w:val="24"/>
            <w:szCs w:val="24"/>
            <w:bdr w:val="single" w:sz="2" w:space="0" w:color="D9D9E3" w:frame="1"/>
            <w14:ligatures w14:val="none"/>
          </w:rPr>
          <w:t>time-keeping</w:t>
        </w:r>
        <w:proofErr w:type="gramEnd"/>
      </w:ins>
    </w:p>
    <w:p w14:paraId="32F63E3F" w14:textId="77777777" w:rsidR="007A59A8" w:rsidRPr="007A59A8" w:rsidRDefault="007A59A8" w:rsidP="007A59A8">
      <w:pPr>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ins w:id="12" w:author="patrick marcus" w:date="2025-05-21T14:11:00Z"/>
          <w:rFonts w:ascii="Segoe UI" w:eastAsia="Times New Roman" w:hAnsi="Segoe UI" w:cs="Segoe UI"/>
          <w:b/>
          <w:bCs/>
          <w:color w:val="374151"/>
          <w:kern w:val="0"/>
          <w:sz w:val="24"/>
          <w:szCs w:val="24"/>
          <w:bdr w:val="single" w:sz="2" w:space="0" w:color="D9D9E3" w:frame="1"/>
          <w14:ligatures w14:val="none"/>
        </w:rPr>
      </w:pPr>
      <w:proofErr w:type="spellStart"/>
      <w:ins w:id="13" w:author="patrick marcus" w:date="2025-05-21T14:11:00Z">
        <w:r w:rsidRPr="007A59A8">
          <w:rPr>
            <w:rFonts w:ascii="Segoe UI" w:eastAsia="Times New Roman" w:hAnsi="Segoe UI" w:cs="Segoe UI"/>
            <w:b/>
            <w:bCs/>
            <w:color w:val="374151"/>
            <w:kern w:val="0"/>
            <w:sz w:val="24"/>
            <w:szCs w:val="24"/>
            <w:bdr w:val="single" w:sz="2" w:space="0" w:color="D9D9E3" w:frame="1"/>
            <w14:ligatures w14:val="none"/>
          </w:rPr>
          <w:t>Optimised</w:t>
        </w:r>
        <w:proofErr w:type="spellEnd"/>
        <w:r w:rsidRPr="007A59A8">
          <w:rPr>
            <w:rFonts w:ascii="Segoe UI" w:eastAsia="Times New Roman" w:hAnsi="Segoe UI" w:cs="Segoe UI"/>
            <w:b/>
            <w:bCs/>
            <w:color w:val="374151"/>
            <w:kern w:val="0"/>
            <w:sz w:val="24"/>
            <w:szCs w:val="24"/>
            <w:bdr w:val="single" w:sz="2" w:space="0" w:color="D9D9E3" w:frame="1"/>
            <w14:ligatures w14:val="none"/>
          </w:rPr>
          <w:t xml:space="preserve"> bypass / decoupling networks to </w:t>
        </w:r>
        <w:proofErr w:type="spellStart"/>
        <w:r w:rsidRPr="007A59A8">
          <w:rPr>
            <w:rFonts w:ascii="Segoe UI" w:eastAsia="Times New Roman" w:hAnsi="Segoe UI" w:cs="Segoe UI"/>
            <w:b/>
            <w:bCs/>
            <w:color w:val="374151"/>
            <w:kern w:val="0"/>
            <w:sz w:val="24"/>
            <w:szCs w:val="24"/>
            <w:bdr w:val="single" w:sz="2" w:space="0" w:color="D9D9E3" w:frame="1"/>
            <w14:ligatures w14:val="none"/>
          </w:rPr>
          <w:t>minimise</w:t>
        </w:r>
        <w:proofErr w:type="spellEnd"/>
        <w:r w:rsidRPr="007A59A8">
          <w:rPr>
            <w:rFonts w:ascii="Segoe UI" w:eastAsia="Times New Roman" w:hAnsi="Segoe UI" w:cs="Segoe UI"/>
            <w:b/>
            <w:bCs/>
            <w:color w:val="374151"/>
            <w:kern w:val="0"/>
            <w:sz w:val="24"/>
            <w:szCs w:val="24"/>
            <w:bdr w:val="single" w:sz="2" w:space="0" w:color="D9D9E3" w:frame="1"/>
            <w14:ligatures w14:val="none"/>
          </w:rPr>
          <w:t xml:space="preserve"> leakage &amp; charge loss</w:t>
        </w:r>
      </w:ins>
    </w:p>
    <w:p w14:paraId="2BBEB7A0" w14:textId="77777777" w:rsidR="007A59A8" w:rsidRPr="007A59A8" w:rsidRDefault="007A59A8" w:rsidP="007A59A8">
      <w:pPr>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ins w:id="14" w:author="patrick marcus" w:date="2025-05-21T14:11:00Z"/>
          <w:rFonts w:ascii="Segoe UI" w:eastAsia="Times New Roman" w:hAnsi="Segoe UI" w:cs="Segoe UI"/>
          <w:b/>
          <w:bCs/>
          <w:color w:val="374151"/>
          <w:kern w:val="0"/>
          <w:sz w:val="24"/>
          <w:szCs w:val="24"/>
          <w:bdr w:val="single" w:sz="2" w:space="0" w:color="D9D9E3" w:frame="1"/>
          <w14:ligatures w14:val="none"/>
        </w:rPr>
      </w:pPr>
      <w:ins w:id="15" w:author="patrick marcus" w:date="2025-05-21T14:11:00Z">
        <w:r w:rsidRPr="007A59A8">
          <w:rPr>
            <w:rFonts w:ascii="Segoe UI" w:eastAsia="Times New Roman" w:hAnsi="Segoe UI" w:cs="Segoe UI"/>
            <w:b/>
            <w:bCs/>
            <w:color w:val="374151"/>
            <w:kern w:val="0"/>
            <w:sz w:val="24"/>
            <w:szCs w:val="24"/>
            <w:bdr w:val="single" w:sz="2" w:space="0" w:color="D9D9E3" w:frame="1"/>
            <w14:ligatures w14:val="none"/>
          </w:rPr>
          <w:t>Chemistry matching: alkaline, Li-</w:t>
        </w:r>
        <w:proofErr w:type="spellStart"/>
        <w:r w:rsidRPr="007A59A8">
          <w:rPr>
            <w:rFonts w:ascii="Segoe UI" w:eastAsia="Times New Roman" w:hAnsi="Segoe UI" w:cs="Segoe UI"/>
            <w:b/>
            <w:bCs/>
            <w:color w:val="374151"/>
            <w:kern w:val="0"/>
            <w:sz w:val="24"/>
            <w:szCs w:val="24"/>
            <w:bdr w:val="single" w:sz="2" w:space="0" w:color="D9D9E3" w:frame="1"/>
            <w14:ligatures w14:val="none"/>
          </w:rPr>
          <w:t>MnO</w:t>
        </w:r>
        <w:proofErr w:type="spellEnd"/>
        <w:r w:rsidRPr="007A59A8">
          <w:rPr>
            <w:rFonts w:ascii="Segoe UI" w:eastAsia="Times New Roman" w:hAnsi="Segoe UI" w:cs="Segoe UI"/>
            <w:b/>
            <w:bCs/>
            <w:color w:val="374151"/>
            <w:kern w:val="0"/>
            <w:sz w:val="24"/>
            <w:szCs w:val="24"/>
            <w:bdr w:val="single" w:sz="2" w:space="0" w:color="D9D9E3" w:frame="1"/>
            <w14:ligatures w14:val="none"/>
          </w:rPr>
          <w:t>₂, Li-</w:t>
        </w:r>
        <w:proofErr w:type="spellStart"/>
        <w:r w:rsidRPr="007A59A8">
          <w:rPr>
            <w:rFonts w:ascii="Segoe UI" w:eastAsia="Times New Roman" w:hAnsi="Segoe UI" w:cs="Segoe UI"/>
            <w:b/>
            <w:bCs/>
            <w:color w:val="374151"/>
            <w:kern w:val="0"/>
            <w:sz w:val="24"/>
            <w:szCs w:val="24"/>
            <w:bdr w:val="single" w:sz="2" w:space="0" w:color="D9D9E3" w:frame="1"/>
            <w14:ligatures w14:val="none"/>
          </w:rPr>
          <w:t>SOCl</w:t>
        </w:r>
        <w:proofErr w:type="spellEnd"/>
        <w:r w:rsidRPr="007A59A8">
          <w:rPr>
            <w:rFonts w:ascii="Segoe UI" w:eastAsia="Times New Roman" w:hAnsi="Segoe UI" w:cs="Segoe UI"/>
            <w:b/>
            <w:bCs/>
            <w:color w:val="374151"/>
            <w:kern w:val="0"/>
            <w:sz w:val="24"/>
            <w:szCs w:val="24"/>
            <w:bdr w:val="single" w:sz="2" w:space="0" w:color="D9D9E3" w:frame="1"/>
            <w14:ligatures w14:val="none"/>
          </w:rPr>
          <w:t>₂, hybrids</w:t>
        </w:r>
      </w:ins>
    </w:p>
    <w:p w14:paraId="4E974C91" w14:textId="77777777" w:rsidR="007A59A8" w:rsidRPr="007A59A8" w:rsidRDefault="007A59A8" w:rsidP="007A59A8">
      <w:pPr>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ins w:id="16" w:author="patrick marcus" w:date="2025-05-21T14:11:00Z"/>
          <w:rFonts w:ascii="Segoe UI" w:eastAsia="Times New Roman" w:hAnsi="Segoe UI" w:cs="Segoe UI"/>
          <w:b/>
          <w:bCs/>
          <w:color w:val="374151"/>
          <w:kern w:val="0"/>
          <w:sz w:val="24"/>
          <w:szCs w:val="24"/>
          <w:bdr w:val="single" w:sz="2" w:space="0" w:color="D9D9E3" w:frame="1"/>
          <w14:ligatures w14:val="none"/>
        </w:rPr>
      </w:pPr>
      <w:ins w:id="17" w:author="patrick marcus" w:date="2025-05-21T14:11:00Z">
        <w:r w:rsidRPr="007A59A8">
          <w:rPr>
            <w:rFonts w:ascii="Segoe UI" w:eastAsia="Times New Roman" w:hAnsi="Segoe UI" w:cs="Segoe UI"/>
            <w:b/>
            <w:bCs/>
            <w:color w:val="374151"/>
            <w:kern w:val="0"/>
            <w:sz w:val="24"/>
            <w:szCs w:val="24"/>
            <w:bdr w:val="single" w:sz="2" w:space="0" w:color="D9D9E3" w:frame="1"/>
            <w14:ligatures w14:val="none"/>
          </w:rPr>
          <w:t>Passivation mitigation for low-current lithium cells</w:t>
        </w:r>
      </w:ins>
    </w:p>
    <w:p w14:paraId="1D612F8B" w14:textId="77777777" w:rsidR="007A59A8" w:rsidRPr="007A59A8" w:rsidRDefault="007A59A8" w:rsidP="007A59A8">
      <w:pPr>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ins w:id="18" w:author="patrick marcus" w:date="2025-05-21T14:11:00Z"/>
          <w:rFonts w:ascii="Segoe UI" w:eastAsia="Times New Roman" w:hAnsi="Segoe UI" w:cs="Segoe UI"/>
          <w:b/>
          <w:bCs/>
          <w:color w:val="374151"/>
          <w:kern w:val="0"/>
          <w:sz w:val="24"/>
          <w:szCs w:val="24"/>
          <w:bdr w:val="single" w:sz="2" w:space="0" w:color="D9D9E3" w:frame="1"/>
          <w14:ligatures w14:val="none"/>
        </w:rPr>
      </w:pPr>
      <w:ins w:id="19" w:author="patrick marcus" w:date="2025-05-21T14:11:00Z">
        <w:r w:rsidRPr="007A59A8">
          <w:rPr>
            <w:rFonts w:ascii="Segoe UI" w:eastAsia="Times New Roman" w:hAnsi="Segoe UI" w:cs="Segoe UI"/>
            <w:b/>
            <w:bCs/>
            <w:color w:val="374151"/>
            <w:kern w:val="0"/>
            <w:sz w:val="24"/>
            <w:szCs w:val="24"/>
            <w:bdr w:val="single" w:sz="2" w:space="0" w:color="D9D9E3" w:frame="1"/>
            <w14:ligatures w14:val="none"/>
          </w:rPr>
          <w:t>Quiescent-lean LDO &amp; SMPS design techniques</w:t>
        </w:r>
      </w:ins>
    </w:p>
    <w:p w14:paraId="3469AB4F" w14:textId="77777777" w:rsidR="007A59A8" w:rsidRPr="007A59A8" w:rsidRDefault="007A59A8" w:rsidP="007A59A8">
      <w:pPr>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ins w:id="20" w:author="patrick marcus" w:date="2025-05-21T14:11:00Z"/>
          <w:rFonts w:ascii="Segoe UI" w:eastAsia="Times New Roman" w:hAnsi="Segoe UI" w:cs="Segoe UI"/>
          <w:b/>
          <w:bCs/>
          <w:color w:val="374151"/>
          <w:kern w:val="0"/>
          <w:sz w:val="24"/>
          <w:szCs w:val="24"/>
          <w:bdr w:val="single" w:sz="2" w:space="0" w:color="D9D9E3" w:frame="1"/>
          <w14:ligatures w14:val="none"/>
        </w:rPr>
      </w:pPr>
      <w:ins w:id="21" w:author="patrick marcus" w:date="2025-05-21T14:11:00Z">
        <w:r w:rsidRPr="007A59A8">
          <w:rPr>
            <w:rFonts w:ascii="Segoe UI" w:eastAsia="Times New Roman" w:hAnsi="Segoe UI" w:cs="Segoe UI"/>
            <w:b/>
            <w:bCs/>
            <w:color w:val="374151"/>
            <w:kern w:val="0"/>
            <w:sz w:val="24"/>
            <w:szCs w:val="24"/>
            <w:bdr w:val="single" w:sz="2" w:space="0" w:color="D9D9E3" w:frame="1"/>
            <w14:ligatures w14:val="none"/>
          </w:rPr>
          <w:t>Component, stack-up, and sleep-mode tuning for modern MCUs</w:t>
        </w:r>
      </w:ins>
    </w:p>
    <w:p w14:paraId="54DDB7EF" w14:textId="77777777" w:rsidR="007A59A8" w:rsidRPr="007A59A8" w:rsidRDefault="007A59A8" w:rsidP="007A59A8">
      <w:pPr>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ins w:id="22" w:author="patrick marcus" w:date="2025-05-21T14:11:00Z"/>
          <w:rFonts w:ascii="Segoe UI" w:eastAsia="Times New Roman" w:hAnsi="Segoe UI" w:cs="Segoe UI"/>
          <w:b/>
          <w:bCs/>
          <w:color w:val="374151"/>
          <w:kern w:val="0"/>
          <w:sz w:val="24"/>
          <w:szCs w:val="24"/>
          <w:bdr w:val="single" w:sz="2" w:space="0" w:color="D9D9E3" w:frame="1"/>
          <w14:ligatures w14:val="none"/>
        </w:rPr>
      </w:pPr>
      <w:ins w:id="23" w:author="patrick marcus" w:date="2025-05-21T14:11:00Z">
        <w:r w:rsidRPr="007A59A8">
          <w:rPr>
            <w:rFonts w:ascii="Segoe UI" w:eastAsia="Times New Roman" w:hAnsi="Segoe UI" w:cs="Segoe UI"/>
            <w:b/>
            <w:bCs/>
            <w:color w:val="374151"/>
            <w:kern w:val="0"/>
            <w:sz w:val="24"/>
            <w:szCs w:val="24"/>
            <w:bdr w:val="single" w:sz="2" w:space="0" w:color="D9D9E3" w:frame="1"/>
            <w14:ligatures w14:val="none"/>
          </w:rPr>
          <w:t>Firmware strategies: duty-cycled peripherals, race-to-sleep, adaptive wakeups</w:t>
        </w:r>
      </w:ins>
    </w:p>
    <w:p w14:paraId="58E63B8B" w14:textId="77777777" w:rsidR="007A59A8" w:rsidRPr="007A59A8" w:rsidRDefault="007A59A8" w:rsidP="007A59A8">
      <w:pPr>
        <w:pBdr>
          <w:top w:val="single" w:sz="2" w:space="0" w:color="D9D9E3"/>
          <w:left w:val="single" w:sz="2" w:space="0" w:color="D9D9E3"/>
          <w:bottom w:val="single" w:sz="2" w:space="0" w:color="D9D9E3"/>
          <w:right w:val="single" w:sz="2" w:space="0" w:color="D9D9E3"/>
        </w:pBdr>
        <w:shd w:val="clear" w:color="auto" w:fill="F7F7F8"/>
        <w:spacing w:after="300" w:line="240" w:lineRule="auto"/>
        <w:rPr>
          <w:ins w:id="24" w:author="patrick marcus" w:date="2025-05-21T14:11:00Z"/>
          <w:rFonts w:ascii="Segoe UI" w:eastAsia="Times New Roman" w:hAnsi="Segoe UI" w:cs="Segoe UI"/>
          <w:b/>
          <w:bCs/>
          <w:color w:val="374151"/>
          <w:kern w:val="0"/>
          <w:sz w:val="24"/>
          <w:szCs w:val="24"/>
          <w:bdr w:val="single" w:sz="2" w:space="0" w:color="D9D9E3" w:frame="1"/>
          <w14:ligatures w14:val="none"/>
        </w:rPr>
      </w:pPr>
      <w:ins w:id="25" w:author="patrick marcus" w:date="2025-05-21T14:11:00Z">
        <w:r w:rsidRPr="007A59A8">
          <w:rPr>
            <w:rFonts w:ascii="Segoe UI" w:eastAsia="Times New Roman" w:hAnsi="Segoe UI" w:cs="Segoe UI"/>
            <w:b/>
            <w:bCs/>
            <w:color w:val="374151"/>
            <w:kern w:val="0"/>
            <w:sz w:val="24"/>
            <w:szCs w:val="24"/>
            <w:bdr w:val="single" w:sz="2" w:space="0" w:color="D9D9E3" w:frame="1"/>
            <w14:ligatures w14:val="none"/>
          </w:rPr>
          <w:t>Long form (≈260 words)</w:t>
        </w:r>
        <w:r w:rsidRPr="007A59A8">
          <w:rPr>
            <w:rFonts w:ascii="Segoe UI" w:eastAsia="Times New Roman" w:hAnsi="Segoe UI" w:cs="Segoe UI"/>
            <w:b/>
            <w:bCs/>
            <w:color w:val="374151"/>
            <w:kern w:val="0"/>
            <w:sz w:val="24"/>
            <w:szCs w:val="24"/>
            <w:bdr w:val="single" w:sz="2" w:space="0" w:color="D9D9E3" w:frame="1"/>
            <w14:ligatures w14:val="none"/>
          </w:rPr>
          <w:br/>
          <w:t>Ultra-low-power design begins with realistic energy accounting. We model the entire duty cycle—active bursts, idle windows, and storage periods—to reveal where every micro-coulomb goes. This informs everything downstream: the crystal you choose for an RTC, whether the ADC samples in burst or continuous mode, and how aggressively the MCU’s power domains can be gated.</w:t>
        </w:r>
      </w:ins>
    </w:p>
    <w:p w14:paraId="138716AB" w14:textId="77777777" w:rsidR="007A59A8" w:rsidRPr="007A59A8" w:rsidRDefault="007A59A8" w:rsidP="007A59A8">
      <w:pPr>
        <w:pBdr>
          <w:top w:val="single" w:sz="2" w:space="0" w:color="D9D9E3"/>
          <w:left w:val="single" w:sz="2" w:space="0" w:color="D9D9E3"/>
          <w:bottom w:val="single" w:sz="2" w:space="0" w:color="D9D9E3"/>
          <w:right w:val="single" w:sz="2" w:space="0" w:color="D9D9E3"/>
        </w:pBdr>
        <w:shd w:val="clear" w:color="auto" w:fill="F7F7F8"/>
        <w:spacing w:after="300" w:line="240" w:lineRule="auto"/>
        <w:rPr>
          <w:ins w:id="26" w:author="patrick marcus" w:date="2025-05-21T14:11:00Z"/>
          <w:rFonts w:ascii="Segoe UI" w:eastAsia="Times New Roman" w:hAnsi="Segoe UI" w:cs="Segoe UI"/>
          <w:b/>
          <w:bCs/>
          <w:color w:val="374151"/>
          <w:kern w:val="0"/>
          <w:sz w:val="24"/>
          <w:szCs w:val="24"/>
          <w:bdr w:val="single" w:sz="2" w:space="0" w:color="D9D9E3" w:frame="1"/>
          <w14:ligatures w14:val="none"/>
        </w:rPr>
      </w:pPr>
      <w:ins w:id="27" w:author="patrick marcus" w:date="2025-05-21T14:11:00Z">
        <w:r w:rsidRPr="007A59A8">
          <w:rPr>
            <w:rFonts w:ascii="Segoe UI" w:eastAsia="Times New Roman" w:hAnsi="Segoe UI" w:cs="Segoe UI"/>
            <w:b/>
            <w:bCs/>
            <w:color w:val="374151"/>
            <w:kern w:val="0"/>
            <w:sz w:val="24"/>
            <w:szCs w:val="24"/>
            <w:bdr w:val="single" w:sz="2" w:space="0" w:color="D9D9E3" w:frame="1"/>
            <w14:ligatures w14:val="none"/>
          </w:rPr>
          <w:t xml:space="preserve">Hardware discipline. Leakage currents often eclipse active draw in long-life products. We select capacitors with low absorption and dielectric loss, then size them just large enough for transient stability—no extra microfarads to charge and discharge each cycle. Linear regulators are reserved for the quietest rails; </w:t>
        </w:r>
        <w:r w:rsidRPr="007A59A8">
          <w:rPr>
            <w:rFonts w:ascii="Segoe UI" w:eastAsia="Times New Roman" w:hAnsi="Segoe UI" w:cs="Segoe UI"/>
            <w:b/>
            <w:bCs/>
            <w:color w:val="374151"/>
            <w:kern w:val="0"/>
            <w:sz w:val="24"/>
            <w:szCs w:val="24"/>
            <w:bdr w:val="single" w:sz="2" w:space="0" w:color="D9D9E3" w:frame="1"/>
            <w14:ligatures w14:val="none"/>
          </w:rPr>
          <w:lastRenderedPageBreak/>
          <w:t xml:space="preserve">everywhere else we </w:t>
        </w:r>
        <w:proofErr w:type="spellStart"/>
        <w:r w:rsidRPr="007A59A8">
          <w:rPr>
            <w:rFonts w:ascii="Segoe UI" w:eastAsia="Times New Roman" w:hAnsi="Segoe UI" w:cs="Segoe UI"/>
            <w:b/>
            <w:bCs/>
            <w:color w:val="374151"/>
            <w:kern w:val="0"/>
            <w:sz w:val="24"/>
            <w:szCs w:val="24"/>
            <w:bdr w:val="single" w:sz="2" w:space="0" w:color="D9D9E3" w:frame="1"/>
            <w14:ligatures w14:val="none"/>
          </w:rPr>
          <w:t>favour</w:t>
        </w:r>
        <w:proofErr w:type="spellEnd"/>
        <w:r w:rsidRPr="007A59A8">
          <w:rPr>
            <w:rFonts w:ascii="Segoe UI" w:eastAsia="Times New Roman" w:hAnsi="Segoe UI" w:cs="Segoe UI"/>
            <w:b/>
            <w:bCs/>
            <w:color w:val="374151"/>
            <w:kern w:val="0"/>
            <w:sz w:val="24"/>
            <w:szCs w:val="24"/>
            <w:bdr w:val="single" w:sz="2" w:space="0" w:color="D9D9E3" w:frame="1"/>
            <w14:ligatures w14:val="none"/>
          </w:rPr>
          <w:t xml:space="preserve"> modern SMPS controllers that retain regulation into the single-digit-µA range.</w:t>
        </w:r>
      </w:ins>
    </w:p>
    <w:p w14:paraId="407D696D" w14:textId="77777777" w:rsidR="007A59A8" w:rsidRPr="007A59A8" w:rsidRDefault="007A59A8" w:rsidP="007A59A8">
      <w:pPr>
        <w:pBdr>
          <w:top w:val="single" w:sz="2" w:space="0" w:color="D9D9E3"/>
          <w:left w:val="single" w:sz="2" w:space="0" w:color="D9D9E3"/>
          <w:bottom w:val="single" w:sz="2" w:space="0" w:color="D9D9E3"/>
          <w:right w:val="single" w:sz="2" w:space="0" w:color="D9D9E3"/>
        </w:pBdr>
        <w:shd w:val="clear" w:color="auto" w:fill="F7F7F8"/>
        <w:spacing w:after="300" w:line="240" w:lineRule="auto"/>
        <w:rPr>
          <w:ins w:id="28" w:author="patrick marcus" w:date="2025-05-21T14:11:00Z"/>
          <w:rFonts w:ascii="Segoe UI" w:eastAsia="Times New Roman" w:hAnsi="Segoe UI" w:cs="Segoe UI"/>
          <w:b/>
          <w:bCs/>
          <w:color w:val="374151"/>
          <w:kern w:val="0"/>
          <w:sz w:val="24"/>
          <w:szCs w:val="24"/>
          <w:bdr w:val="single" w:sz="2" w:space="0" w:color="D9D9E3" w:frame="1"/>
          <w14:ligatures w14:val="none"/>
        </w:rPr>
      </w:pPr>
      <w:ins w:id="29" w:author="patrick marcus" w:date="2025-05-21T14:11:00Z">
        <w:r w:rsidRPr="007A59A8">
          <w:rPr>
            <w:rFonts w:ascii="Segoe UI" w:eastAsia="Times New Roman" w:hAnsi="Segoe UI" w:cs="Segoe UI"/>
            <w:b/>
            <w:bCs/>
            <w:color w:val="374151"/>
            <w:kern w:val="0"/>
            <w:sz w:val="24"/>
            <w:szCs w:val="24"/>
            <w:bdr w:val="single" w:sz="2" w:space="0" w:color="D9D9E3" w:frame="1"/>
            <w14:ligatures w14:val="none"/>
          </w:rPr>
          <w:t>Battery insight. Different chemistries behave unpredictably at micro-amp loads: alkaline cells sag under pulse current, while Li-</w:t>
        </w:r>
        <w:proofErr w:type="spellStart"/>
        <w:r w:rsidRPr="007A59A8">
          <w:rPr>
            <w:rFonts w:ascii="Segoe UI" w:eastAsia="Times New Roman" w:hAnsi="Segoe UI" w:cs="Segoe UI"/>
            <w:b/>
            <w:bCs/>
            <w:color w:val="374151"/>
            <w:kern w:val="0"/>
            <w:sz w:val="24"/>
            <w:szCs w:val="24"/>
            <w:bdr w:val="single" w:sz="2" w:space="0" w:color="D9D9E3" w:frame="1"/>
            <w14:ligatures w14:val="none"/>
          </w:rPr>
          <w:t>SOCl</w:t>
        </w:r>
        <w:proofErr w:type="spellEnd"/>
        <w:r w:rsidRPr="007A59A8">
          <w:rPr>
            <w:rFonts w:ascii="Segoe UI" w:eastAsia="Times New Roman" w:hAnsi="Segoe UI" w:cs="Segoe UI"/>
            <w:b/>
            <w:bCs/>
            <w:color w:val="374151"/>
            <w:kern w:val="0"/>
            <w:sz w:val="24"/>
            <w:szCs w:val="24"/>
            <w:bdr w:val="single" w:sz="2" w:space="0" w:color="D9D9E3" w:frame="1"/>
            <w14:ligatures w14:val="none"/>
          </w:rPr>
          <w:t xml:space="preserve">₂ cells can require </w:t>
        </w:r>
        <w:proofErr w:type="spellStart"/>
        <w:r w:rsidRPr="007A59A8">
          <w:rPr>
            <w:rFonts w:ascii="Segoe UI" w:eastAsia="Times New Roman" w:hAnsi="Segoe UI" w:cs="Segoe UI"/>
            <w:b/>
            <w:bCs/>
            <w:color w:val="374151"/>
            <w:kern w:val="0"/>
            <w:sz w:val="24"/>
            <w:szCs w:val="24"/>
            <w:bdr w:val="single" w:sz="2" w:space="0" w:color="D9D9E3" w:frame="1"/>
            <w14:ligatures w14:val="none"/>
          </w:rPr>
          <w:t>depassivation</w:t>
        </w:r>
        <w:proofErr w:type="spellEnd"/>
        <w:r w:rsidRPr="007A59A8">
          <w:rPr>
            <w:rFonts w:ascii="Segoe UI" w:eastAsia="Times New Roman" w:hAnsi="Segoe UI" w:cs="Segoe UI"/>
            <w:b/>
            <w:bCs/>
            <w:color w:val="374151"/>
            <w:kern w:val="0"/>
            <w:sz w:val="24"/>
            <w:szCs w:val="24"/>
            <w:bdr w:val="single" w:sz="2" w:space="0" w:color="D9D9E3" w:frame="1"/>
            <w14:ligatures w14:val="none"/>
          </w:rPr>
          <w:t xml:space="preserve"> pulses after storage. We </w:t>
        </w:r>
        <w:proofErr w:type="spellStart"/>
        <w:r w:rsidRPr="007A59A8">
          <w:rPr>
            <w:rFonts w:ascii="Segoe UI" w:eastAsia="Times New Roman" w:hAnsi="Segoe UI" w:cs="Segoe UI"/>
            <w:b/>
            <w:bCs/>
            <w:color w:val="374151"/>
            <w:kern w:val="0"/>
            <w:sz w:val="24"/>
            <w:szCs w:val="24"/>
            <w:bdr w:val="single" w:sz="2" w:space="0" w:color="D9D9E3" w:frame="1"/>
            <w14:ligatures w14:val="none"/>
          </w:rPr>
          <w:t>characterise</w:t>
        </w:r>
        <w:proofErr w:type="spellEnd"/>
        <w:r w:rsidRPr="007A59A8">
          <w:rPr>
            <w:rFonts w:ascii="Segoe UI" w:eastAsia="Times New Roman" w:hAnsi="Segoe UI" w:cs="Segoe UI"/>
            <w:b/>
            <w:bCs/>
            <w:color w:val="374151"/>
            <w:kern w:val="0"/>
            <w:sz w:val="24"/>
            <w:szCs w:val="24"/>
            <w:bdr w:val="single" w:sz="2" w:space="0" w:color="D9D9E3" w:frame="1"/>
            <w14:ligatures w14:val="none"/>
          </w:rPr>
          <w:t xml:space="preserve"> these quirks early, matching cell type, protection circuitry, and fuse strategy to both shelf-life and peak-power needs.</w:t>
        </w:r>
      </w:ins>
    </w:p>
    <w:p w14:paraId="26424321" w14:textId="77777777" w:rsidR="007A59A8" w:rsidRPr="007A59A8" w:rsidRDefault="007A59A8" w:rsidP="007A59A8">
      <w:pPr>
        <w:pBdr>
          <w:top w:val="single" w:sz="2" w:space="0" w:color="D9D9E3"/>
          <w:left w:val="single" w:sz="2" w:space="0" w:color="D9D9E3"/>
          <w:bottom w:val="single" w:sz="2" w:space="0" w:color="D9D9E3"/>
          <w:right w:val="single" w:sz="2" w:space="0" w:color="D9D9E3"/>
        </w:pBdr>
        <w:shd w:val="clear" w:color="auto" w:fill="F7F7F8"/>
        <w:spacing w:after="300" w:line="240" w:lineRule="auto"/>
        <w:rPr>
          <w:ins w:id="30" w:author="patrick marcus" w:date="2025-05-21T14:11:00Z"/>
          <w:rFonts w:ascii="Segoe UI" w:eastAsia="Times New Roman" w:hAnsi="Segoe UI" w:cs="Segoe UI"/>
          <w:b/>
          <w:bCs/>
          <w:color w:val="374151"/>
          <w:kern w:val="0"/>
          <w:sz w:val="24"/>
          <w:szCs w:val="24"/>
          <w:bdr w:val="single" w:sz="2" w:space="0" w:color="D9D9E3" w:frame="1"/>
          <w14:ligatures w14:val="none"/>
        </w:rPr>
      </w:pPr>
      <w:ins w:id="31" w:author="patrick marcus" w:date="2025-05-21T14:11:00Z">
        <w:r w:rsidRPr="007A59A8">
          <w:rPr>
            <w:rFonts w:ascii="Segoe UI" w:eastAsia="Times New Roman" w:hAnsi="Segoe UI" w:cs="Segoe UI"/>
            <w:b/>
            <w:bCs/>
            <w:color w:val="374151"/>
            <w:kern w:val="0"/>
            <w:sz w:val="24"/>
            <w:szCs w:val="24"/>
            <w:bdr w:val="single" w:sz="2" w:space="0" w:color="D9D9E3" w:frame="1"/>
            <w14:ligatures w14:val="none"/>
          </w:rPr>
          <w:t>Firmware finesse. A well-written driver can save more energy than a custom ASIC. Our code schedules peripherals in tight bursts, pre-computes lookup tables to shorten wake time, and uses calibrated “race-to-sleep” loops so the core returns to its lowest state almost immediately. For wireless links, we balance packet cadence, preamble length, and modulation scheme against the real-world environment to keep airtime—and current draw—minimal.</w:t>
        </w:r>
      </w:ins>
    </w:p>
    <w:p w14:paraId="57161C3C" w14:textId="77777777" w:rsidR="007A59A8" w:rsidRPr="007A59A8" w:rsidRDefault="007A59A8" w:rsidP="007A59A8">
      <w:pPr>
        <w:pBdr>
          <w:top w:val="single" w:sz="2" w:space="0" w:color="D9D9E3"/>
          <w:left w:val="single" w:sz="2" w:space="0" w:color="D9D9E3"/>
          <w:bottom w:val="single" w:sz="2" w:space="0" w:color="D9D9E3"/>
          <w:right w:val="single" w:sz="2" w:space="0" w:color="D9D9E3"/>
        </w:pBdr>
        <w:shd w:val="clear" w:color="auto" w:fill="F7F7F8"/>
        <w:spacing w:after="300" w:line="240" w:lineRule="auto"/>
        <w:rPr>
          <w:ins w:id="32" w:author="patrick marcus" w:date="2025-05-21T14:11:00Z"/>
          <w:rFonts w:ascii="Segoe UI" w:eastAsia="Times New Roman" w:hAnsi="Segoe UI" w:cs="Segoe UI"/>
          <w:b/>
          <w:bCs/>
          <w:color w:val="374151"/>
          <w:kern w:val="0"/>
          <w:sz w:val="24"/>
          <w:szCs w:val="24"/>
          <w:bdr w:val="single" w:sz="2" w:space="0" w:color="D9D9E3" w:frame="1"/>
          <w14:ligatures w14:val="none"/>
        </w:rPr>
      </w:pPr>
      <w:ins w:id="33" w:author="patrick marcus" w:date="2025-05-21T14:11:00Z">
        <w:r w:rsidRPr="007A59A8">
          <w:rPr>
            <w:rFonts w:ascii="Segoe UI" w:eastAsia="Times New Roman" w:hAnsi="Segoe UI" w:cs="Segoe UI"/>
            <w:b/>
            <w:bCs/>
            <w:color w:val="374151"/>
            <w:kern w:val="0"/>
            <w:sz w:val="24"/>
            <w:szCs w:val="24"/>
            <w:bdr w:val="single" w:sz="2" w:space="0" w:color="D9D9E3" w:frame="1"/>
            <w14:ligatures w14:val="none"/>
          </w:rPr>
          <w:t>By treating power as a first-class design parameter rather than an afterthought, Marcus Engineering delivers sensor nodes, medical wearables, and remote data loggers that run reliably for years on the smallest possible batteries—sometimes long enough to outlive the product warranty itself.</w:t>
        </w:r>
      </w:ins>
    </w:p>
    <w:p w14:paraId="4B036F0E" w14:textId="45197ACC" w:rsidR="00471686" w:rsidRPr="00471686" w:rsidDel="007A59A8" w:rsidRDefault="00471686" w:rsidP="00471686">
      <w:pPr>
        <w:pBdr>
          <w:top w:val="single" w:sz="2" w:space="0" w:color="D9D9E3"/>
          <w:left w:val="single" w:sz="2" w:space="0" w:color="D9D9E3"/>
          <w:bottom w:val="single" w:sz="2" w:space="0" w:color="D9D9E3"/>
          <w:right w:val="single" w:sz="2" w:space="0" w:color="D9D9E3"/>
        </w:pBdr>
        <w:shd w:val="clear" w:color="auto" w:fill="F7F7F8"/>
        <w:spacing w:after="300" w:line="240" w:lineRule="auto"/>
        <w:rPr>
          <w:del w:id="34" w:author="patrick marcus" w:date="2025-05-21T14:11:00Z"/>
          <w:rFonts w:ascii="Segoe UI" w:eastAsia="Times New Roman" w:hAnsi="Segoe UI" w:cs="Segoe UI"/>
          <w:color w:val="374151"/>
          <w:kern w:val="0"/>
          <w:sz w:val="24"/>
          <w:szCs w:val="24"/>
          <w14:ligatures w14:val="none"/>
        </w:rPr>
      </w:pPr>
      <w:del w:id="35" w:author="patrick marcus" w:date="2025-05-21T14:11:00Z">
        <w:r w:rsidRPr="00471686" w:rsidDel="007A59A8">
          <w:rPr>
            <w:rFonts w:ascii="Segoe UI" w:eastAsia="Times New Roman" w:hAnsi="Segoe UI" w:cs="Segoe UI"/>
            <w:b/>
            <w:bCs/>
            <w:color w:val="374151"/>
            <w:kern w:val="0"/>
            <w:sz w:val="24"/>
            <w:szCs w:val="24"/>
            <w:bdr w:val="single" w:sz="2" w:space="0" w:color="D9D9E3" w:frame="1"/>
            <w14:ligatures w14:val="none"/>
          </w:rPr>
          <w:delText>Ultra Low Power Systems</w:delText>
        </w:r>
      </w:del>
    </w:p>
    <w:p w14:paraId="5DC83D15" w14:textId="0DB38B06" w:rsidR="00471686" w:rsidRPr="00471686" w:rsidDel="007A59A8" w:rsidRDefault="00471686" w:rsidP="004716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del w:id="36" w:author="patrick marcus" w:date="2025-05-21T14:11:00Z"/>
          <w:rFonts w:ascii="Segoe UI" w:eastAsia="Times New Roman" w:hAnsi="Segoe UI" w:cs="Segoe UI"/>
          <w:color w:val="374151"/>
          <w:kern w:val="0"/>
          <w:sz w:val="24"/>
          <w:szCs w:val="24"/>
          <w14:ligatures w14:val="none"/>
        </w:rPr>
      </w:pPr>
      <w:del w:id="37" w:author="patrick marcus" w:date="2025-05-21T14:11:00Z">
        <w:r w:rsidRPr="00471686" w:rsidDel="007A59A8">
          <w:rPr>
            <w:rFonts w:ascii="Segoe UI" w:eastAsia="Times New Roman" w:hAnsi="Segoe UI" w:cs="Segoe UI"/>
            <w:b/>
            <w:bCs/>
            <w:color w:val="374151"/>
            <w:kern w:val="0"/>
            <w:sz w:val="24"/>
            <w:szCs w:val="24"/>
            <w:bdr w:val="single" w:sz="2" w:space="0" w:color="D9D9E3" w:frame="1"/>
            <w14:ligatures w14:val="none"/>
          </w:rPr>
          <w:delText>Catchy Phrase:</w:delText>
        </w:r>
        <w:r w:rsidRPr="00471686" w:rsidDel="007A59A8">
          <w:rPr>
            <w:rFonts w:ascii="Segoe UI" w:eastAsia="Times New Roman" w:hAnsi="Segoe UI" w:cs="Segoe UI"/>
            <w:color w:val="374151"/>
            <w:kern w:val="0"/>
            <w:sz w:val="24"/>
            <w:szCs w:val="24"/>
            <w14:ligatures w14:val="none"/>
          </w:rPr>
          <w:br/>
          <w:delText>Empower</w:delText>
        </w:r>
        <w:r w:rsidDel="007A59A8">
          <w:rPr>
            <w:rFonts w:ascii="Segoe UI" w:eastAsia="Times New Roman" w:hAnsi="Segoe UI" w:cs="Segoe UI"/>
            <w:color w:val="374151"/>
            <w:kern w:val="0"/>
            <w:sz w:val="24"/>
            <w:szCs w:val="24"/>
            <w14:ligatures w14:val="none"/>
          </w:rPr>
          <w:delText>ing</w:delText>
        </w:r>
        <w:r w:rsidRPr="00471686" w:rsidDel="007A59A8">
          <w:rPr>
            <w:rFonts w:ascii="Segoe UI" w:eastAsia="Times New Roman" w:hAnsi="Segoe UI" w:cs="Segoe UI"/>
            <w:color w:val="374151"/>
            <w:kern w:val="0"/>
            <w:sz w:val="24"/>
            <w:szCs w:val="24"/>
            <w14:ligatures w14:val="none"/>
          </w:rPr>
          <w:delText xml:space="preserve"> </w:delText>
        </w:r>
        <w:r w:rsidDel="007A59A8">
          <w:rPr>
            <w:rFonts w:ascii="Segoe UI" w:eastAsia="Times New Roman" w:hAnsi="Segoe UI" w:cs="Segoe UI"/>
            <w:color w:val="374151"/>
            <w:kern w:val="0"/>
            <w:sz w:val="24"/>
            <w:szCs w:val="24"/>
            <w14:ligatures w14:val="none"/>
          </w:rPr>
          <w:delText>Ultra Low Power Products</w:delText>
        </w:r>
      </w:del>
    </w:p>
    <w:p w14:paraId="65DC3607" w14:textId="57EAE37D" w:rsidR="00471686" w:rsidRPr="00471686" w:rsidDel="007A59A8" w:rsidRDefault="00471686" w:rsidP="004716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del w:id="38" w:author="patrick marcus" w:date="2025-05-21T14:11:00Z"/>
          <w:rFonts w:ascii="Segoe UI" w:eastAsia="Times New Roman" w:hAnsi="Segoe UI" w:cs="Segoe UI"/>
          <w:color w:val="374151"/>
          <w:kern w:val="0"/>
          <w:sz w:val="24"/>
          <w:szCs w:val="24"/>
          <w14:ligatures w14:val="none"/>
        </w:rPr>
      </w:pPr>
      <w:del w:id="39" w:author="patrick marcus" w:date="2025-05-21T14:11:00Z">
        <w:r w:rsidRPr="00471686" w:rsidDel="007A59A8">
          <w:rPr>
            <w:rFonts w:ascii="Segoe UI" w:eastAsia="Times New Roman" w:hAnsi="Segoe UI" w:cs="Segoe UI"/>
            <w:b/>
            <w:bCs/>
            <w:color w:val="374151"/>
            <w:kern w:val="0"/>
            <w:sz w:val="24"/>
            <w:szCs w:val="24"/>
            <w:bdr w:val="single" w:sz="2" w:space="0" w:color="D9D9E3" w:frame="1"/>
            <w14:ligatures w14:val="none"/>
          </w:rPr>
          <w:delText>Short Blurb:</w:delText>
        </w:r>
        <w:r w:rsidRPr="00471686" w:rsidDel="007A59A8">
          <w:rPr>
            <w:rFonts w:ascii="Segoe UI" w:eastAsia="Times New Roman" w:hAnsi="Segoe UI" w:cs="Segoe UI"/>
            <w:color w:val="374151"/>
            <w:kern w:val="0"/>
            <w:sz w:val="24"/>
            <w:szCs w:val="24"/>
            <w14:ligatures w14:val="none"/>
          </w:rPr>
          <w:br/>
          <w:delText xml:space="preserve">In an era where energy efficiency is paramount, dive into the intricacies of ultra-low power systems. From battery chemistry selections that determine device longevity to component choices that drive down energy consumption, </w:delText>
        </w:r>
        <w:r w:rsidDel="007A59A8">
          <w:rPr>
            <w:rFonts w:ascii="Segoe UI" w:eastAsia="Times New Roman" w:hAnsi="Segoe UI" w:cs="Segoe UI"/>
            <w:color w:val="374151"/>
            <w:kern w:val="0"/>
            <w:sz w:val="24"/>
            <w:szCs w:val="24"/>
            <w14:ligatures w14:val="none"/>
          </w:rPr>
          <w:delText>as well as the custom software and firmware to take advantage of power saving optimal design.</w:delText>
        </w:r>
      </w:del>
    </w:p>
    <w:p w14:paraId="4C119DDB" w14:textId="74A23A0E" w:rsidR="00471686" w:rsidRPr="00471686" w:rsidDel="007A59A8" w:rsidRDefault="00471686" w:rsidP="004716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del w:id="40" w:author="patrick marcus" w:date="2025-05-21T14:11:00Z"/>
          <w:rFonts w:ascii="Segoe UI" w:eastAsia="Times New Roman" w:hAnsi="Segoe UI" w:cs="Segoe UI"/>
          <w:color w:val="374151"/>
          <w:kern w:val="0"/>
          <w:sz w:val="24"/>
          <w:szCs w:val="24"/>
          <w14:ligatures w14:val="none"/>
        </w:rPr>
      </w:pPr>
      <w:del w:id="41" w:author="patrick marcus" w:date="2025-05-21T14:11:00Z">
        <w:r w:rsidRPr="00471686" w:rsidDel="007A59A8">
          <w:rPr>
            <w:rFonts w:ascii="Segoe UI" w:eastAsia="Times New Roman" w:hAnsi="Segoe UI" w:cs="Segoe UI"/>
            <w:b/>
            <w:bCs/>
            <w:color w:val="374151"/>
            <w:kern w:val="0"/>
            <w:sz w:val="24"/>
            <w:szCs w:val="24"/>
            <w:bdr w:val="single" w:sz="2" w:space="0" w:color="D9D9E3" w:frame="1"/>
            <w14:ligatures w14:val="none"/>
          </w:rPr>
          <w:delText>Bullet Points/Keywords:</w:delText>
        </w:r>
      </w:del>
    </w:p>
    <w:p w14:paraId="7E196EDD" w14:textId="69E8AA49" w:rsidR="00471686" w:rsidRPr="00471686" w:rsidDel="007A59A8"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42" w:author="patrick marcus" w:date="2025-05-21T14:11:00Z"/>
          <w:rFonts w:ascii="Segoe UI" w:eastAsia="Times New Roman" w:hAnsi="Segoe UI" w:cs="Segoe UI"/>
          <w:color w:val="374151"/>
          <w:kern w:val="0"/>
          <w:sz w:val="24"/>
          <w:szCs w:val="24"/>
          <w14:ligatures w14:val="none"/>
        </w:rPr>
      </w:pPr>
      <w:bookmarkStart w:id="43" w:name="_Hlk143768163"/>
      <w:del w:id="44" w:author="patrick marcus" w:date="2025-05-21T14:11:00Z">
        <w:r w:rsidRPr="00471686" w:rsidDel="007A59A8">
          <w:rPr>
            <w:rFonts w:ascii="Segoe UI" w:eastAsia="Times New Roman" w:hAnsi="Segoe UI" w:cs="Segoe UI"/>
            <w:color w:val="374151"/>
            <w:kern w:val="0"/>
            <w:sz w:val="24"/>
            <w:szCs w:val="24"/>
            <w14:ligatures w14:val="none"/>
          </w:rPr>
          <w:delText>Nanowatt</w:delText>
        </w:r>
        <w:r w:rsidDel="007A59A8">
          <w:rPr>
            <w:rFonts w:ascii="Segoe UI" w:eastAsia="Times New Roman" w:hAnsi="Segoe UI" w:cs="Segoe UI"/>
            <w:color w:val="374151"/>
            <w:kern w:val="0"/>
            <w:sz w:val="24"/>
            <w:szCs w:val="24"/>
            <w14:ligatures w14:val="none"/>
          </w:rPr>
          <w:delText xml:space="preserve"> and Picowatt</w:delText>
        </w:r>
        <w:r w:rsidRPr="00471686" w:rsidDel="007A59A8">
          <w:rPr>
            <w:rFonts w:ascii="Segoe UI" w:eastAsia="Times New Roman" w:hAnsi="Segoe UI" w:cs="Segoe UI"/>
            <w:color w:val="374151"/>
            <w:kern w:val="0"/>
            <w:sz w:val="24"/>
            <w:szCs w:val="24"/>
            <w14:ligatures w14:val="none"/>
          </w:rPr>
          <w:delText xml:space="preserve"> Systems</w:delText>
        </w:r>
      </w:del>
    </w:p>
    <w:p w14:paraId="22F47AA6" w14:textId="3F9C8391" w:rsidR="00471686" w:rsidRPr="00471686" w:rsidDel="007A59A8"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45" w:author="patrick marcus" w:date="2025-05-21T14:11:00Z"/>
          <w:rFonts w:ascii="Segoe UI" w:eastAsia="Times New Roman" w:hAnsi="Segoe UI" w:cs="Segoe UI"/>
          <w:color w:val="374151"/>
          <w:kern w:val="0"/>
          <w:sz w:val="24"/>
          <w:szCs w:val="24"/>
          <w14:ligatures w14:val="none"/>
        </w:rPr>
      </w:pPr>
      <w:del w:id="46" w:author="patrick marcus" w:date="2025-05-21T14:11:00Z">
        <w:r w:rsidRPr="00471686" w:rsidDel="007A59A8">
          <w:rPr>
            <w:rFonts w:ascii="Segoe UI" w:eastAsia="Times New Roman" w:hAnsi="Segoe UI" w:cs="Segoe UI"/>
            <w:color w:val="374151"/>
            <w:kern w:val="0"/>
            <w:sz w:val="24"/>
            <w:szCs w:val="24"/>
            <w14:ligatures w14:val="none"/>
          </w:rPr>
          <w:delText>Picowatt Sensor Systems</w:delText>
        </w:r>
      </w:del>
    </w:p>
    <w:p w14:paraId="1811E675" w14:textId="48C7F29A" w:rsidR="00471686" w:rsidRPr="00471686" w:rsidDel="007A59A8"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47" w:author="patrick marcus" w:date="2025-05-21T14:11:00Z"/>
          <w:rFonts w:ascii="Segoe UI" w:eastAsia="Times New Roman" w:hAnsi="Segoe UI" w:cs="Segoe UI"/>
          <w:color w:val="374151"/>
          <w:kern w:val="0"/>
          <w:sz w:val="24"/>
          <w:szCs w:val="24"/>
          <w14:ligatures w14:val="none"/>
        </w:rPr>
      </w:pPr>
      <w:del w:id="48" w:author="patrick marcus" w:date="2025-05-21T14:11:00Z">
        <w:r w:rsidRPr="00471686" w:rsidDel="007A59A8">
          <w:rPr>
            <w:rFonts w:ascii="Segoe UI" w:eastAsia="Times New Roman" w:hAnsi="Segoe UI" w:cs="Segoe UI"/>
            <w:color w:val="374151"/>
            <w:kern w:val="0"/>
            <w:sz w:val="24"/>
            <w:szCs w:val="24"/>
            <w14:ligatures w14:val="none"/>
          </w:rPr>
          <w:delText>Low Power Crystal Selection</w:delText>
        </w:r>
        <w:r w:rsidDel="007A59A8">
          <w:rPr>
            <w:rFonts w:ascii="Segoe UI" w:eastAsia="Times New Roman" w:hAnsi="Segoe UI" w:cs="Segoe UI"/>
            <w:color w:val="374151"/>
            <w:kern w:val="0"/>
            <w:sz w:val="24"/>
            <w:szCs w:val="24"/>
            <w14:ligatures w14:val="none"/>
          </w:rPr>
          <w:delText xml:space="preserve"> and Real Time Clocks (RTCs)</w:delText>
        </w:r>
      </w:del>
    </w:p>
    <w:p w14:paraId="01C2DA2B" w14:textId="1B6C3E72" w:rsidR="00471686" w:rsidRPr="00471686" w:rsidDel="007A59A8"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49" w:author="patrick marcus" w:date="2025-05-21T14:11:00Z"/>
          <w:rFonts w:ascii="Segoe UI" w:eastAsia="Times New Roman" w:hAnsi="Segoe UI" w:cs="Segoe UI"/>
          <w:color w:val="374151"/>
          <w:kern w:val="0"/>
          <w:sz w:val="24"/>
          <w:szCs w:val="24"/>
          <w14:ligatures w14:val="none"/>
        </w:rPr>
      </w:pPr>
      <w:del w:id="50" w:author="patrick marcus" w:date="2025-05-21T14:11:00Z">
        <w:r w:rsidRPr="00471686" w:rsidDel="007A59A8">
          <w:rPr>
            <w:rFonts w:ascii="Segoe UI" w:eastAsia="Times New Roman" w:hAnsi="Segoe UI" w:cs="Segoe UI"/>
            <w:color w:val="374151"/>
            <w:kern w:val="0"/>
            <w:sz w:val="24"/>
            <w:szCs w:val="24"/>
            <w14:ligatures w14:val="none"/>
          </w:rPr>
          <w:delText>Optimal Bypass &amp; Decoupling Capacitors</w:delText>
        </w:r>
      </w:del>
    </w:p>
    <w:p w14:paraId="2B3857EC" w14:textId="24AE5C4B" w:rsidR="00471686" w:rsidDel="007A59A8"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51" w:author="patrick marcus" w:date="2025-05-21T14:11:00Z"/>
          <w:rFonts w:ascii="Segoe UI" w:eastAsia="Times New Roman" w:hAnsi="Segoe UI" w:cs="Segoe UI"/>
          <w:color w:val="374151"/>
          <w:kern w:val="0"/>
          <w:sz w:val="24"/>
          <w:szCs w:val="24"/>
          <w14:ligatures w14:val="none"/>
        </w:rPr>
      </w:pPr>
      <w:del w:id="52" w:author="patrick marcus" w:date="2025-05-21T14:11:00Z">
        <w:r w:rsidRPr="00471686" w:rsidDel="007A59A8">
          <w:rPr>
            <w:rFonts w:ascii="Segoe UI" w:eastAsia="Times New Roman" w:hAnsi="Segoe UI" w:cs="Segoe UI"/>
            <w:color w:val="374151"/>
            <w:kern w:val="0"/>
            <w:sz w:val="24"/>
            <w:szCs w:val="24"/>
            <w14:ligatures w14:val="none"/>
          </w:rPr>
          <w:delText>Battery Chemistry Nuances</w:delText>
        </w:r>
        <w:r w:rsidDel="007A59A8">
          <w:rPr>
            <w:rFonts w:ascii="Segoe UI" w:eastAsia="Times New Roman" w:hAnsi="Segoe UI" w:cs="Segoe UI"/>
            <w:color w:val="374151"/>
            <w:kern w:val="0"/>
            <w:sz w:val="24"/>
            <w:szCs w:val="24"/>
            <w14:ligatures w14:val="none"/>
          </w:rPr>
          <w:delText xml:space="preserve"> (Alkaline, Lithium Manganese Dioxide, Lithium Thionyl Chloride.</w:delText>
        </w:r>
      </w:del>
    </w:p>
    <w:p w14:paraId="14724B88" w14:textId="2E49947B" w:rsidR="00471686" w:rsidDel="007A59A8"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53" w:author="patrick marcus" w:date="2025-05-21T14:11:00Z"/>
          <w:rFonts w:ascii="Segoe UI" w:eastAsia="Times New Roman" w:hAnsi="Segoe UI" w:cs="Segoe UI"/>
          <w:color w:val="374151"/>
          <w:kern w:val="0"/>
          <w:sz w:val="24"/>
          <w:szCs w:val="24"/>
          <w14:ligatures w14:val="none"/>
        </w:rPr>
      </w:pPr>
      <w:del w:id="54" w:author="patrick marcus" w:date="2025-05-21T14:11:00Z">
        <w:r w:rsidDel="007A59A8">
          <w:rPr>
            <w:rFonts w:ascii="Segoe UI" w:eastAsia="Times New Roman" w:hAnsi="Segoe UI" w:cs="Segoe UI"/>
            <w:color w:val="374151"/>
            <w:kern w:val="0"/>
            <w:sz w:val="24"/>
            <w:szCs w:val="24"/>
            <w14:ligatures w14:val="none"/>
          </w:rPr>
          <w:lastRenderedPageBreak/>
          <w:delText>Battery passivation considerations</w:delText>
        </w:r>
      </w:del>
    </w:p>
    <w:p w14:paraId="2C4505B3" w14:textId="2CD8E927" w:rsidR="00471686" w:rsidRPr="00471686" w:rsidDel="007A59A8"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55" w:author="patrick marcus" w:date="2025-05-21T14:11:00Z"/>
          <w:rFonts w:ascii="Segoe UI" w:eastAsia="Times New Roman" w:hAnsi="Segoe UI" w:cs="Segoe UI"/>
          <w:color w:val="374151"/>
          <w:kern w:val="0"/>
          <w:sz w:val="24"/>
          <w:szCs w:val="24"/>
          <w14:ligatures w14:val="none"/>
        </w:rPr>
      </w:pPr>
      <w:del w:id="56" w:author="patrick marcus" w:date="2025-05-21T14:11:00Z">
        <w:r w:rsidDel="007A59A8">
          <w:rPr>
            <w:rFonts w:ascii="Segoe UI" w:eastAsia="Times New Roman" w:hAnsi="Segoe UI" w:cs="Segoe UI"/>
            <w:color w:val="374151"/>
            <w:kern w:val="0"/>
            <w:sz w:val="24"/>
            <w:szCs w:val="24"/>
            <w14:ligatures w14:val="none"/>
          </w:rPr>
          <w:delText>Quiescent optimized linear and Switch Mode Power Supplies (SMPS)</w:delText>
        </w:r>
      </w:del>
    </w:p>
    <w:p w14:paraId="2B91CA56" w14:textId="64142D63" w:rsidR="00471686" w:rsidDel="007A59A8"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57" w:author="patrick marcus" w:date="2025-05-21T14:11:00Z"/>
          <w:rFonts w:ascii="Segoe UI" w:eastAsia="Times New Roman" w:hAnsi="Segoe UI" w:cs="Segoe UI"/>
          <w:color w:val="374151"/>
          <w:kern w:val="0"/>
          <w:sz w:val="24"/>
          <w:szCs w:val="24"/>
          <w14:ligatures w14:val="none"/>
        </w:rPr>
      </w:pPr>
      <w:del w:id="58" w:author="patrick marcus" w:date="2025-05-21T14:11:00Z">
        <w:r w:rsidRPr="00471686" w:rsidDel="007A59A8">
          <w:rPr>
            <w:rFonts w:ascii="Segoe UI" w:eastAsia="Times New Roman" w:hAnsi="Segoe UI" w:cs="Segoe UI"/>
            <w:color w:val="374151"/>
            <w:kern w:val="0"/>
            <w:sz w:val="24"/>
            <w:szCs w:val="24"/>
            <w14:ligatures w14:val="none"/>
          </w:rPr>
          <w:delText>Power Efficient Component Selection</w:delText>
        </w:r>
      </w:del>
    </w:p>
    <w:p w14:paraId="689C3715" w14:textId="76CFF324" w:rsidR="00471686" w:rsidDel="007A59A8"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59" w:author="patrick marcus" w:date="2025-05-21T14:11:00Z"/>
          <w:rFonts w:ascii="Segoe UI" w:eastAsia="Times New Roman" w:hAnsi="Segoe UI" w:cs="Segoe UI"/>
          <w:color w:val="374151"/>
          <w:kern w:val="0"/>
          <w:sz w:val="24"/>
          <w:szCs w:val="24"/>
          <w14:ligatures w14:val="none"/>
        </w:rPr>
      </w:pPr>
      <w:del w:id="60" w:author="patrick marcus" w:date="2025-05-21T14:11:00Z">
        <w:r w:rsidDel="007A59A8">
          <w:rPr>
            <w:rFonts w:ascii="Segoe UI" w:eastAsia="Times New Roman" w:hAnsi="Segoe UI" w:cs="Segoe UI"/>
            <w:color w:val="374151"/>
            <w:kern w:val="0"/>
            <w:sz w:val="24"/>
            <w:szCs w:val="24"/>
            <w14:ligatures w14:val="none"/>
          </w:rPr>
          <w:delText>Optimization of microprocessor and microcontroller sleep and doze modes</w:delText>
        </w:r>
      </w:del>
    </w:p>
    <w:p w14:paraId="2C36E978" w14:textId="47FB3D48" w:rsidR="00471686" w:rsidDel="007A59A8"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61" w:author="patrick marcus" w:date="2025-05-21T14:11:00Z"/>
          <w:rFonts w:ascii="Segoe UI" w:eastAsia="Times New Roman" w:hAnsi="Segoe UI" w:cs="Segoe UI"/>
          <w:color w:val="374151"/>
          <w:kern w:val="0"/>
          <w:sz w:val="24"/>
          <w:szCs w:val="24"/>
          <w14:ligatures w14:val="none"/>
        </w:rPr>
      </w:pPr>
      <w:del w:id="62" w:author="patrick marcus" w:date="2025-05-21T14:11:00Z">
        <w:r w:rsidDel="007A59A8">
          <w:rPr>
            <w:rFonts w:ascii="Segoe UI" w:eastAsia="Times New Roman" w:hAnsi="Segoe UI" w:cs="Segoe UI"/>
            <w:color w:val="374151"/>
            <w:kern w:val="0"/>
            <w:sz w:val="24"/>
            <w:szCs w:val="24"/>
            <w14:ligatures w14:val="none"/>
          </w:rPr>
          <w:delText>Power optimized software / firmware designs</w:delText>
        </w:r>
      </w:del>
    </w:p>
    <w:bookmarkEnd w:id="43"/>
    <w:p w14:paraId="3A931AE1" w14:textId="0C6AC3A2" w:rsidR="00471686" w:rsidRPr="00471686" w:rsidDel="007A59A8"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63" w:author="patrick marcus" w:date="2025-05-21T14:11:00Z"/>
          <w:rFonts w:ascii="Segoe UI" w:eastAsia="Times New Roman" w:hAnsi="Segoe UI" w:cs="Segoe UI"/>
          <w:color w:val="374151"/>
          <w:kern w:val="0"/>
          <w:sz w:val="24"/>
          <w:szCs w:val="24"/>
          <w14:ligatures w14:val="none"/>
        </w:rPr>
      </w:pPr>
    </w:p>
    <w:p w14:paraId="1E6467CB" w14:textId="76DFD479" w:rsidR="00EB2746" w:rsidDel="007A59A8" w:rsidRDefault="00EB2746">
      <w:pPr>
        <w:rPr>
          <w:del w:id="64" w:author="patrick marcus" w:date="2025-05-21T14:11:00Z"/>
        </w:rPr>
      </w:pPr>
    </w:p>
    <w:p w14:paraId="0572BE6A" w14:textId="03E70FC3" w:rsidR="00025F87" w:rsidDel="007A59A8" w:rsidRDefault="00025F87">
      <w:pPr>
        <w:pBdr>
          <w:bottom w:val="single" w:sz="6" w:space="1" w:color="auto"/>
        </w:pBdr>
        <w:rPr>
          <w:del w:id="65" w:author="patrick marcus" w:date="2025-05-21T14:11:00Z"/>
        </w:rPr>
      </w:pPr>
    </w:p>
    <w:p w14:paraId="0297721D" w14:textId="06D71AC3" w:rsidR="00025F87" w:rsidRPr="00025F87" w:rsidDel="007A59A8" w:rsidRDefault="00025F87" w:rsidP="00025F87">
      <w:pPr>
        <w:pBdr>
          <w:top w:val="single" w:sz="2" w:space="0" w:color="D9D9E3"/>
          <w:left w:val="single" w:sz="2" w:space="0" w:color="D9D9E3"/>
          <w:bottom w:val="single" w:sz="2" w:space="0" w:color="D9D9E3"/>
          <w:right w:val="single" w:sz="2" w:space="0" w:color="D9D9E3"/>
        </w:pBdr>
        <w:shd w:val="clear" w:color="auto" w:fill="F7F7F8"/>
        <w:spacing w:after="300" w:line="240" w:lineRule="auto"/>
        <w:rPr>
          <w:del w:id="66" w:author="patrick marcus" w:date="2025-05-21T14:11:00Z"/>
          <w:rFonts w:ascii="Segoe UI" w:eastAsia="Times New Roman" w:hAnsi="Segoe UI" w:cs="Segoe UI"/>
          <w:color w:val="374151"/>
          <w:kern w:val="0"/>
          <w:sz w:val="24"/>
          <w:szCs w:val="24"/>
          <w14:ligatures w14:val="none"/>
        </w:rPr>
      </w:pPr>
      <w:del w:id="67" w:author="patrick marcus" w:date="2025-05-21T14:11:00Z">
        <w:r w:rsidRPr="00025F87" w:rsidDel="007A59A8">
          <w:rPr>
            <w:rFonts w:ascii="Segoe UI" w:eastAsia="Times New Roman" w:hAnsi="Segoe UI" w:cs="Segoe UI"/>
            <w:b/>
            <w:bCs/>
            <w:color w:val="374151"/>
            <w:kern w:val="0"/>
            <w:sz w:val="24"/>
            <w:szCs w:val="24"/>
            <w:bdr w:val="single" w:sz="2" w:space="0" w:color="D9D9E3" w:frame="1"/>
            <w14:ligatures w14:val="none"/>
          </w:rPr>
          <w:delText>Ultra-Low Power Systems</w:delText>
        </w:r>
      </w:del>
    </w:p>
    <w:p w14:paraId="07017E1B" w14:textId="442969D7" w:rsidR="00025F87" w:rsidRPr="00025F87" w:rsidDel="007A59A8" w:rsidRDefault="007A59A8" w:rsidP="00025F87">
      <w:pPr>
        <w:spacing w:before="720" w:after="720" w:line="240" w:lineRule="auto"/>
        <w:rPr>
          <w:del w:id="68" w:author="patrick marcus" w:date="2025-05-21T14:11:00Z"/>
          <w:rFonts w:ascii="Times New Roman" w:eastAsia="Times New Roman" w:hAnsi="Times New Roman" w:cs="Times New Roman"/>
          <w:kern w:val="0"/>
          <w:sz w:val="24"/>
          <w:szCs w:val="24"/>
          <w14:ligatures w14:val="none"/>
        </w:rPr>
      </w:pPr>
      <w:del w:id="69" w:author="patrick marcus" w:date="2025-05-21T14:11:00Z">
        <w:r w:rsidDel="007A59A8">
          <w:rPr>
            <w:rFonts w:ascii="Times New Roman" w:eastAsia="Times New Roman" w:hAnsi="Times New Roman" w:cs="Times New Roman"/>
            <w:kern w:val="0"/>
            <w:sz w:val="24"/>
            <w:szCs w:val="24"/>
            <w14:ligatures w14:val="none"/>
          </w:rPr>
          <w:pict w14:anchorId="1DF8D549">
            <v:rect id="_x0000_i1041" style="width:0;height:0" o:hralign="center" o:hrstd="t" o:hrnoshade="t" o:hr="t" fillcolor="#374151" stroked="f"/>
          </w:pict>
        </w:r>
      </w:del>
    </w:p>
    <w:p w14:paraId="5F4F94CC" w14:textId="7ADDFDC2" w:rsidR="00025F87" w:rsidRPr="00025F87" w:rsidDel="007A59A8" w:rsidRDefault="00025F87" w:rsidP="00025F87">
      <w:pPr>
        <w:pBdr>
          <w:top w:val="single" w:sz="2" w:space="0" w:color="D9D9E3"/>
          <w:left w:val="single" w:sz="2" w:space="0" w:color="D9D9E3"/>
          <w:bottom w:val="single" w:sz="2" w:space="0" w:color="D9D9E3"/>
          <w:right w:val="single" w:sz="2" w:space="0" w:color="D9D9E3"/>
        </w:pBdr>
        <w:shd w:val="clear" w:color="auto" w:fill="F7F7F8"/>
        <w:spacing w:after="300" w:line="240" w:lineRule="auto"/>
        <w:rPr>
          <w:del w:id="70" w:author="patrick marcus" w:date="2025-05-21T14:11:00Z"/>
          <w:rFonts w:ascii="Segoe UI" w:eastAsia="Times New Roman" w:hAnsi="Segoe UI" w:cs="Segoe UI"/>
          <w:color w:val="374151"/>
          <w:kern w:val="0"/>
          <w:sz w:val="24"/>
          <w:szCs w:val="24"/>
          <w14:ligatures w14:val="none"/>
        </w:rPr>
      </w:pPr>
      <w:del w:id="71" w:author="patrick marcus" w:date="2025-05-21T14:11:00Z">
        <w:r w:rsidRPr="00025F87" w:rsidDel="007A59A8">
          <w:rPr>
            <w:rFonts w:ascii="Segoe UI" w:eastAsia="Times New Roman" w:hAnsi="Segoe UI" w:cs="Segoe UI"/>
            <w:b/>
            <w:bCs/>
            <w:color w:val="374151"/>
            <w:kern w:val="0"/>
            <w:sz w:val="24"/>
            <w:szCs w:val="24"/>
            <w:bdr w:val="single" w:sz="2" w:space="0" w:color="D9D9E3" w:frame="1"/>
            <w14:ligatures w14:val="none"/>
          </w:rPr>
          <w:delText>Catchy Phrase:</w:delText>
        </w:r>
        <w:r w:rsidRPr="00025F87" w:rsidDel="007A59A8">
          <w:rPr>
            <w:rFonts w:ascii="Segoe UI" w:eastAsia="Times New Roman" w:hAnsi="Segoe UI" w:cs="Segoe UI"/>
            <w:color w:val="374151"/>
            <w:kern w:val="0"/>
            <w:sz w:val="24"/>
            <w:szCs w:val="24"/>
            <w14:ligatures w14:val="none"/>
          </w:rPr>
          <w:br/>
          <w:delText>Harnessing Nanowatts, Perfecting Picowatts.</w:delText>
        </w:r>
      </w:del>
    </w:p>
    <w:p w14:paraId="0B0C2F6B" w14:textId="566F7C8C" w:rsidR="00025F87" w:rsidRPr="00025F87" w:rsidDel="007A59A8" w:rsidRDefault="007A59A8" w:rsidP="00025F87">
      <w:pPr>
        <w:spacing w:before="720" w:after="720" w:line="240" w:lineRule="auto"/>
        <w:rPr>
          <w:del w:id="72" w:author="patrick marcus" w:date="2025-05-21T14:11:00Z"/>
          <w:rFonts w:ascii="Times New Roman" w:eastAsia="Times New Roman" w:hAnsi="Times New Roman" w:cs="Times New Roman"/>
          <w:kern w:val="0"/>
          <w:sz w:val="24"/>
          <w:szCs w:val="24"/>
          <w14:ligatures w14:val="none"/>
        </w:rPr>
      </w:pPr>
      <w:del w:id="73" w:author="patrick marcus" w:date="2025-05-21T14:11:00Z">
        <w:r w:rsidDel="007A59A8">
          <w:rPr>
            <w:rFonts w:ascii="Times New Roman" w:eastAsia="Times New Roman" w:hAnsi="Times New Roman" w:cs="Times New Roman"/>
            <w:kern w:val="0"/>
            <w:sz w:val="24"/>
            <w:szCs w:val="24"/>
            <w14:ligatures w14:val="none"/>
          </w:rPr>
          <w:pict w14:anchorId="6E1B012C">
            <v:rect id="_x0000_i1042" style="width:0;height:0" o:hralign="center" o:hrstd="t" o:hrnoshade="t" o:hr="t" fillcolor="#374151" stroked="f"/>
          </w:pict>
        </w:r>
      </w:del>
    </w:p>
    <w:p w14:paraId="6D83D3D7" w14:textId="24C53A5C" w:rsidR="00025F87" w:rsidRPr="00025F87" w:rsidDel="007A59A8" w:rsidRDefault="00025F87" w:rsidP="00025F87">
      <w:pPr>
        <w:pBdr>
          <w:top w:val="single" w:sz="2" w:space="0" w:color="D9D9E3"/>
          <w:left w:val="single" w:sz="2" w:space="0" w:color="D9D9E3"/>
          <w:bottom w:val="single" w:sz="2" w:space="0" w:color="D9D9E3"/>
          <w:right w:val="single" w:sz="2" w:space="0" w:color="D9D9E3"/>
        </w:pBdr>
        <w:shd w:val="clear" w:color="auto" w:fill="F7F7F8"/>
        <w:spacing w:after="300" w:line="240" w:lineRule="auto"/>
        <w:rPr>
          <w:del w:id="74" w:author="patrick marcus" w:date="2025-05-21T14:11:00Z"/>
          <w:rFonts w:ascii="Segoe UI" w:eastAsia="Times New Roman" w:hAnsi="Segoe UI" w:cs="Segoe UI"/>
          <w:color w:val="374151"/>
          <w:kern w:val="0"/>
          <w:sz w:val="24"/>
          <w:szCs w:val="24"/>
          <w14:ligatures w14:val="none"/>
        </w:rPr>
      </w:pPr>
      <w:del w:id="75" w:author="patrick marcus" w:date="2025-05-21T14:11:00Z">
        <w:r w:rsidRPr="00025F87" w:rsidDel="007A59A8">
          <w:rPr>
            <w:rFonts w:ascii="Segoe UI" w:eastAsia="Times New Roman" w:hAnsi="Segoe UI" w:cs="Segoe UI"/>
            <w:b/>
            <w:bCs/>
            <w:color w:val="374151"/>
            <w:kern w:val="0"/>
            <w:sz w:val="24"/>
            <w:szCs w:val="24"/>
            <w:bdr w:val="single" w:sz="2" w:space="0" w:color="D9D9E3" w:frame="1"/>
            <w14:ligatures w14:val="none"/>
          </w:rPr>
          <w:delText>Short Blurb:</w:delText>
        </w:r>
        <w:r w:rsidRPr="00025F87" w:rsidDel="007A59A8">
          <w:rPr>
            <w:rFonts w:ascii="Segoe UI" w:eastAsia="Times New Roman" w:hAnsi="Segoe UI" w:cs="Segoe UI"/>
            <w:color w:val="374151"/>
            <w:kern w:val="0"/>
            <w:sz w:val="24"/>
            <w:szCs w:val="24"/>
            <w14:ligatures w14:val="none"/>
          </w:rPr>
          <w:br/>
          <w:delText>In the age of electronics, efficiency reigns supreme. Dive deep into the realm of ultra-low power systems, where we optimize every component, every line of code, every electron. It's not just about saving energy; it's about smart, strategic design that respects both form and function.</w:delText>
        </w:r>
      </w:del>
    </w:p>
    <w:p w14:paraId="7562D33E" w14:textId="282142D5" w:rsidR="00025F87" w:rsidRPr="00025F87" w:rsidDel="007A59A8" w:rsidRDefault="007A59A8" w:rsidP="00025F87">
      <w:pPr>
        <w:spacing w:before="720" w:after="720" w:line="240" w:lineRule="auto"/>
        <w:rPr>
          <w:del w:id="76" w:author="patrick marcus" w:date="2025-05-21T14:11:00Z"/>
          <w:rFonts w:ascii="Times New Roman" w:eastAsia="Times New Roman" w:hAnsi="Times New Roman" w:cs="Times New Roman"/>
          <w:kern w:val="0"/>
          <w:sz w:val="24"/>
          <w:szCs w:val="24"/>
          <w14:ligatures w14:val="none"/>
        </w:rPr>
      </w:pPr>
      <w:del w:id="77" w:author="patrick marcus" w:date="2025-05-21T14:11:00Z">
        <w:r w:rsidDel="007A59A8">
          <w:rPr>
            <w:rFonts w:ascii="Times New Roman" w:eastAsia="Times New Roman" w:hAnsi="Times New Roman" w:cs="Times New Roman"/>
            <w:kern w:val="0"/>
            <w:sz w:val="24"/>
            <w:szCs w:val="24"/>
            <w14:ligatures w14:val="none"/>
          </w:rPr>
          <w:pict w14:anchorId="1D08E2E8">
            <v:rect id="_x0000_i1043" style="width:0;height:0" o:hralign="center" o:hrstd="t" o:hrnoshade="t" o:hr="t" fillcolor="#374151" stroked="f"/>
          </w:pict>
        </w:r>
      </w:del>
    </w:p>
    <w:p w14:paraId="6B4EE057" w14:textId="6C6804C8" w:rsidR="00025F87" w:rsidRPr="00025F87" w:rsidDel="007A59A8" w:rsidRDefault="00025F87" w:rsidP="00025F87">
      <w:pPr>
        <w:pBdr>
          <w:top w:val="single" w:sz="2" w:space="0" w:color="D9D9E3"/>
          <w:left w:val="single" w:sz="2" w:space="0" w:color="D9D9E3"/>
          <w:bottom w:val="single" w:sz="2" w:space="0" w:color="D9D9E3"/>
          <w:right w:val="single" w:sz="2" w:space="0" w:color="D9D9E3"/>
        </w:pBdr>
        <w:shd w:val="clear" w:color="auto" w:fill="F7F7F8"/>
        <w:spacing w:after="300" w:line="240" w:lineRule="auto"/>
        <w:rPr>
          <w:del w:id="78" w:author="patrick marcus" w:date="2025-05-21T14:11:00Z"/>
          <w:rFonts w:ascii="Segoe UI" w:eastAsia="Times New Roman" w:hAnsi="Segoe UI" w:cs="Segoe UI"/>
          <w:color w:val="374151"/>
          <w:kern w:val="0"/>
          <w:sz w:val="24"/>
          <w:szCs w:val="24"/>
          <w14:ligatures w14:val="none"/>
        </w:rPr>
      </w:pPr>
      <w:del w:id="79" w:author="patrick marcus" w:date="2025-05-21T14:11:00Z">
        <w:r w:rsidRPr="00025F87" w:rsidDel="007A59A8">
          <w:rPr>
            <w:rFonts w:ascii="Segoe UI" w:eastAsia="Times New Roman" w:hAnsi="Segoe UI" w:cs="Segoe UI"/>
            <w:b/>
            <w:bCs/>
            <w:color w:val="374151"/>
            <w:kern w:val="0"/>
            <w:sz w:val="24"/>
            <w:szCs w:val="24"/>
            <w:bdr w:val="single" w:sz="2" w:space="0" w:color="D9D9E3" w:frame="1"/>
            <w14:ligatures w14:val="none"/>
          </w:rPr>
          <w:delText>Bullet Points/Keywords:</w:delText>
        </w:r>
      </w:del>
    </w:p>
    <w:p w14:paraId="4C015C52" w14:textId="3DDD3564" w:rsidR="00025F87" w:rsidRPr="00025F87" w:rsidDel="007A59A8"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80" w:author="patrick marcus" w:date="2025-05-21T14:11:00Z"/>
          <w:rFonts w:ascii="Segoe UI" w:eastAsia="Times New Roman" w:hAnsi="Segoe UI" w:cs="Segoe UI"/>
          <w:color w:val="374151"/>
          <w:kern w:val="0"/>
          <w:sz w:val="24"/>
          <w:szCs w:val="24"/>
          <w14:ligatures w14:val="none"/>
        </w:rPr>
      </w:pPr>
      <w:del w:id="81" w:author="patrick marcus" w:date="2025-05-21T14:11:00Z">
        <w:r w:rsidRPr="00025F87" w:rsidDel="007A59A8">
          <w:rPr>
            <w:rFonts w:ascii="Segoe UI" w:eastAsia="Times New Roman" w:hAnsi="Segoe UI" w:cs="Segoe UI"/>
            <w:color w:val="374151"/>
            <w:kern w:val="0"/>
            <w:sz w:val="24"/>
            <w:szCs w:val="24"/>
            <w14:ligatures w14:val="none"/>
          </w:rPr>
          <w:delText>Nanowatt and Picowatt Systems</w:delText>
        </w:r>
      </w:del>
    </w:p>
    <w:p w14:paraId="6B3F9339" w14:textId="05C90705" w:rsidR="00025F87" w:rsidRPr="00025F87" w:rsidDel="007A59A8"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82" w:author="patrick marcus" w:date="2025-05-21T14:11:00Z"/>
          <w:rFonts w:ascii="Segoe UI" w:eastAsia="Times New Roman" w:hAnsi="Segoe UI" w:cs="Segoe UI"/>
          <w:color w:val="374151"/>
          <w:kern w:val="0"/>
          <w:sz w:val="24"/>
          <w:szCs w:val="24"/>
          <w14:ligatures w14:val="none"/>
        </w:rPr>
      </w:pPr>
      <w:del w:id="83" w:author="patrick marcus" w:date="2025-05-21T14:11:00Z">
        <w:r w:rsidRPr="00025F87" w:rsidDel="007A59A8">
          <w:rPr>
            <w:rFonts w:ascii="Segoe UI" w:eastAsia="Times New Roman" w:hAnsi="Segoe UI" w:cs="Segoe UI"/>
            <w:color w:val="374151"/>
            <w:kern w:val="0"/>
            <w:sz w:val="24"/>
            <w:szCs w:val="24"/>
            <w14:ligatures w14:val="none"/>
          </w:rPr>
          <w:delText>Picowatt Sensor Systems</w:delText>
        </w:r>
      </w:del>
    </w:p>
    <w:p w14:paraId="00FFDEF5" w14:textId="1A0EABF1" w:rsidR="00025F87" w:rsidRPr="00025F87" w:rsidDel="007A59A8"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84" w:author="patrick marcus" w:date="2025-05-21T14:11:00Z"/>
          <w:rFonts w:ascii="Segoe UI" w:eastAsia="Times New Roman" w:hAnsi="Segoe UI" w:cs="Segoe UI"/>
          <w:color w:val="374151"/>
          <w:kern w:val="0"/>
          <w:sz w:val="24"/>
          <w:szCs w:val="24"/>
          <w14:ligatures w14:val="none"/>
        </w:rPr>
      </w:pPr>
      <w:del w:id="85" w:author="patrick marcus" w:date="2025-05-21T14:11:00Z">
        <w:r w:rsidRPr="00025F87" w:rsidDel="007A59A8">
          <w:rPr>
            <w:rFonts w:ascii="Segoe UI" w:eastAsia="Times New Roman" w:hAnsi="Segoe UI" w:cs="Segoe UI"/>
            <w:color w:val="374151"/>
            <w:kern w:val="0"/>
            <w:sz w:val="24"/>
            <w:szCs w:val="24"/>
            <w14:ligatures w14:val="none"/>
          </w:rPr>
          <w:delText>Low Power Crystal Selection</w:delText>
        </w:r>
      </w:del>
    </w:p>
    <w:p w14:paraId="73190A2F" w14:textId="1A3406FA" w:rsidR="00025F87" w:rsidRPr="00025F87" w:rsidDel="007A59A8"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86" w:author="patrick marcus" w:date="2025-05-21T14:11:00Z"/>
          <w:rFonts w:ascii="Segoe UI" w:eastAsia="Times New Roman" w:hAnsi="Segoe UI" w:cs="Segoe UI"/>
          <w:color w:val="374151"/>
          <w:kern w:val="0"/>
          <w:sz w:val="24"/>
          <w:szCs w:val="24"/>
          <w14:ligatures w14:val="none"/>
        </w:rPr>
      </w:pPr>
      <w:del w:id="87" w:author="patrick marcus" w:date="2025-05-21T14:11:00Z">
        <w:r w:rsidRPr="00025F87" w:rsidDel="007A59A8">
          <w:rPr>
            <w:rFonts w:ascii="Segoe UI" w:eastAsia="Times New Roman" w:hAnsi="Segoe UI" w:cs="Segoe UI"/>
            <w:color w:val="374151"/>
            <w:kern w:val="0"/>
            <w:sz w:val="24"/>
            <w:szCs w:val="24"/>
            <w14:ligatures w14:val="none"/>
          </w:rPr>
          <w:delText>RTCs (Real-Time Clocks)</w:delText>
        </w:r>
      </w:del>
    </w:p>
    <w:p w14:paraId="22A89B39" w14:textId="63ABEF17" w:rsidR="00025F87" w:rsidRPr="00025F87" w:rsidDel="007A59A8"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88" w:author="patrick marcus" w:date="2025-05-21T14:11:00Z"/>
          <w:rFonts w:ascii="Segoe UI" w:eastAsia="Times New Roman" w:hAnsi="Segoe UI" w:cs="Segoe UI"/>
          <w:color w:val="374151"/>
          <w:kern w:val="0"/>
          <w:sz w:val="24"/>
          <w:szCs w:val="24"/>
          <w14:ligatures w14:val="none"/>
        </w:rPr>
      </w:pPr>
      <w:del w:id="89" w:author="patrick marcus" w:date="2025-05-21T14:11:00Z">
        <w:r w:rsidRPr="00025F87" w:rsidDel="007A59A8">
          <w:rPr>
            <w:rFonts w:ascii="Segoe UI" w:eastAsia="Times New Roman" w:hAnsi="Segoe UI" w:cs="Segoe UI"/>
            <w:color w:val="374151"/>
            <w:kern w:val="0"/>
            <w:sz w:val="24"/>
            <w:szCs w:val="24"/>
            <w14:ligatures w14:val="none"/>
          </w:rPr>
          <w:delText>Optimal Bypass &amp; Decoupling Capacitors</w:delText>
        </w:r>
      </w:del>
    </w:p>
    <w:p w14:paraId="3957992C" w14:textId="608DF23E" w:rsidR="00025F87" w:rsidRPr="00025F87" w:rsidDel="007A59A8"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90" w:author="patrick marcus" w:date="2025-05-21T14:11:00Z"/>
          <w:rFonts w:ascii="Segoe UI" w:eastAsia="Times New Roman" w:hAnsi="Segoe UI" w:cs="Segoe UI"/>
          <w:color w:val="374151"/>
          <w:kern w:val="0"/>
          <w:sz w:val="24"/>
          <w:szCs w:val="24"/>
          <w14:ligatures w14:val="none"/>
        </w:rPr>
      </w:pPr>
      <w:del w:id="91" w:author="patrick marcus" w:date="2025-05-21T14:11:00Z">
        <w:r w:rsidRPr="00025F87" w:rsidDel="007A59A8">
          <w:rPr>
            <w:rFonts w:ascii="Segoe UI" w:eastAsia="Times New Roman" w:hAnsi="Segoe UI" w:cs="Segoe UI"/>
            <w:color w:val="374151"/>
            <w:kern w:val="0"/>
            <w:sz w:val="24"/>
            <w:szCs w:val="24"/>
            <w14:ligatures w14:val="none"/>
          </w:rPr>
          <w:lastRenderedPageBreak/>
          <w:delText>Battery Chemistry Nuances</w:delText>
        </w:r>
      </w:del>
    </w:p>
    <w:p w14:paraId="709C010D" w14:textId="69E1DAAC" w:rsidR="00025F87" w:rsidRPr="00025F87" w:rsidDel="007A59A8"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92" w:author="patrick marcus" w:date="2025-05-21T14:11:00Z"/>
          <w:rFonts w:ascii="Segoe UI" w:eastAsia="Times New Roman" w:hAnsi="Segoe UI" w:cs="Segoe UI"/>
          <w:color w:val="374151"/>
          <w:kern w:val="0"/>
          <w:sz w:val="24"/>
          <w:szCs w:val="24"/>
          <w14:ligatures w14:val="none"/>
        </w:rPr>
      </w:pPr>
      <w:del w:id="93" w:author="patrick marcus" w:date="2025-05-21T14:11:00Z">
        <w:r w:rsidRPr="00025F87" w:rsidDel="007A59A8">
          <w:rPr>
            <w:rFonts w:ascii="Segoe UI" w:eastAsia="Times New Roman" w:hAnsi="Segoe UI" w:cs="Segoe UI"/>
            <w:color w:val="374151"/>
            <w:kern w:val="0"/>
            <w:sz w:val="24"/>
            <w:szCs w:val="24"/>
            <w14:ligatures w14:val="none"/>
          </w:rPr>
          <w:delText>Battery Passivation</w:delText>
        </w:r>
      </w:del>
    </w:p>
    <w:p w14:paraId="2BE14849" w14:textId="3D076AB8" w:rsidR="00025F87" w:rsidRPr="00025F87" w:rsidDel="007A59A8"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94" w:author="patrick marcus" w:date="2025-05-21T14:11:00Z"/>
          <w:rFonts w:ascii="Segoe UI" w:eastAsia="Times New Roman" w:hAnsi="Segoe UI" w:cs="Segoe UI"/>
          <w:color w:val="374151"/>
          <w:kern w:val="0"/>
          <w:sz w:val="24"/>
          <w:szCs w:val="24"/>
          <w14:ligatures w14:val="none"/>
        </w:rPr>
      </w:pPr>
      <w:del w:id="95" w:author="patrick marcus" w:date="2025-05-21T14:11:00Z">
        <w:r w:rsidRPr="00025F87" w:rsidDel="007A59A8">
          <w:rPr>
            <w:rFonts w:ascii="Segoe UI" w:eastAsia="Times New Roman" w:hAnsi="Segoe UI" w:cs="Segoe UI"/>
            <w:color w:val="374151"/>
            <w:kern w:val="0"/>
            <w:sz w:val="24"/>
            <w:szCs w:val="24"/>
            <w14:ligatures w14:val="none"/>
          </w:rPr>
          <w:delText>Linear and SMPS (Switch Mode Power Supplies)</w:delText>
        </w:r>
      </w:del>
    </w:p>
    <w:p w14:paraId="7C9ED608" w14:textId="70016320" w:rsidR="00025F87" w:rsidRPr="00025F87" w:rsidDel="007A59A8"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96" w:author="patrick marcus" w:date="2025-05-21T14:11:00Z"/>
          <w:rFonts w:ascii="Segoe UI" w:eastAsia="Times New Roman" w:hAnsi="Segoe UI" w:cs="Segoe UI"/>
          <w:color w:val="374151"/>
          <w:kern w:val="0"/>
          <w:sz w:val="24"/>
          <w:szCs w:val="24"/>
          <w14:ligatures w14:val="none"/>
        </w:rPr>
      </w:pPr>
      <w:del w:id="97" w:author="patrick marcus" w:date="2025-05-21T14:11:00Z">
        <w:r w:rsidRPr="00025F87" w:rsidDel="007A59A8">
          <w:rPr>
            <w:rFonts w:ascii="Segoe UI" w:eastAsia="Times New Roman" w:hAnsi="Segoe UI" w:cs="Segoe UI"/>
            <w:color w:val="374151"/>
            <w:kern w:val="0"/>
            <w:sz w:val="24"/>
            <w:szCs w:val="24"/>
            <w14:ligatures w14:val="none"/>
          </w:rPr>
          <w:delText>Power Efficient Component Selection</w:delText>
        </w:r>
      </w:del>
    </w:p>
    <w:p w14:paraId="7485F5FA" w14:textId="69B687F7" w:rsidR="00025F87" w:rsidRPr="00025F87" w:rsidDel="007A59A8"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98" w:author="patrick marcus" w:date="2025-05-21T14:11:00Z"/>
          <w:rFonts w:ascii="Segoe UI" w:eastAsia="Times New Roman" w:hAnsi="Segoe UI" w:cs="Segoe UI"/>
          <w:color w:val="374151"/>
          <w:kern w:val="0"/>
          <w:sz w:val="24"/>
          <w:szCs w:val="24"/>
          <w14:ligatures w14:val="none"/>
        </w:rPr>
      </w:pPr>
      <w:del w:id="99" w:author="patrick marcus" w:date="2025-05-21T14:11:00Z">
        <w:r w:rsidRPr="00025F87" w:rsidDel="007A59A8">
          <w:rPr>
            <w:rFonts w:ascii="Segoe UI" w:eastAsia="Times New Roman" w:hAnsi="Segoe UI" w:cs="Segoe UI"/>
            <w:color w:val="374151"/>
            <w:kern w:val="0"/>
            <w:sz w:val="24"/>
            <w:szCs w:val="24"/>
            <w14:ligatures w14:val="none"/>
          </w:rPr>
          <w:delText>Microprocessor Sleep Modes</w:delText>
        </w:r>
      </w:del>
    </w:p>
    <w:p w14:paraId="523A6870" w14:textId="63026FCE" w:rsidR="00025F87" w:rsidRPr="00025F87" w:rsidDel="007A59A8"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del w:id="100" w:author="patrick marcus" w:date="2025-05-21T14:11:00Z"/>
          <w:rFonts w:ascii="Segoe UI" w:eastAsia="Times New Roman" w:hAnsi="Segoe UI" w:cs="Segoe UI"/>
          <w:color w:val="374151"/>
          <w:kern w:val="0"/>
          <w:sz w:val="24"/>
          <w:szCs w:val="24"/>
          <w14:ligatures w14:val="none"/>
        </w:rPr>
      </w:pPr>
      <w:del w:id="101" w:author="patrick marcus" w:date="2025-05-21T14:11:00Z">
        <w:r w:rsidRPr="00025F87" w:rsidDel="007A59A8">
          <w:rPr>
            <w:rFonts w:ascii="Segoe UI" w:eastAsia="Times New Roman" w:hAnsi="Segoe UI" w:cs="Segoe UI"/>
            <w:color w:val="374151"/>
            <w:kern w:val="0"/>
            <w:sz w:val="24"/>
            <w:szCs w:val="24"/>
            <w14:ligatures w14:val="none"/>
          </w:rPr>
          <w:delText>Power Optimized Software Designs</w:delText>
        </w:r>
      </w:del>
    </w:p>
    <w:p w14:paraId="25C56AD4" w14:textId="52CA0B49" w:rsidR="00025F87" w:rsidRPr="00025F87" w:rsidDel="007A59A8" w:rsidRDefault="007A59A8" w:rsidP="00025F87">
      <w:pPr>
        <w:spacing w:before="720" w:after="720" w:line="240" w:lineRule="auto"/>
        <w:rPr>
          <w:del w:id="102" w:author="patrick marcus" w:date="2025-05-21T14:11:00Z"/>
          <w:rFonts w:ascii="Times New Roman" w:eastAsia="Times New Roman" w:hAnsi="Times New Roman" w:cs="Times New Roman"/>
          <w:kern w:val="0"/>
          <w:sz w:val="24"/>
          <w:szCs w:val="24"/>
          <w14:ligatures w14:val="none"/>
        </w:rPr>
      </w:pPr>
      <w:del w:id="103" w:author="patrick marcus" w:date="2025-05-21T14:11:00Z">
        <w:r w:rsidDel="007A59A8">
          <w:rPr>
            <w:rFonts w:ascii="Times New Roman" w:eastAsia="Times New Roman" w:hAnsi="Times New Roman" w:cs="Times New Roman"/>
            <w:kern w:val="0"/>
            <w:sz w:val="24"/>
            <w:szCs w:val="24"/>
            <w14:ligatures w14:val="none"/>
          </w:rPr>
          <w:pict w14:anchorId="78F5A3BD">
            <v:rect id="_x0000_i1044" style="width:0;height:0" o:hralign="center" o:hrstd="t" o:hrnoshade="t" o:hr="t" fillcolor="#374151" stroked="f"/>
          </w:pict>
        </w:r>
      </w:del>
    </w:p>
    <w:p w14:paraId="21A00E33" w14:textId="5996AA70" w:rsidR="00025F87" w:rsidRPr="00025F87" w:rsidDel="007A59A8" w:rsidRDefault="00025F87" w:rsidP="00025F87">
      <w:pPr>
        <w:pBdr>
          <w:top w:val="single" w:sz="2" w:space="0" w:color="D9D9E3"/>
          <w:left w:val="single" w:sz="2" w:space="0" w:color="D9D9E3"/>
          <w:bottom w:val="single" w:sz="2" w:space="0" w:color="D9D9E3"/>
          <w:right w:val="single" w:sz="2" w:space="0" w:color="D9D9E3"/>
        </w:pBdr>
        <w:shd w:val="clear" w:color="auto" w:fill="F7F7F8"/>
        <w:spacing w:after="300" w:line="240" w:lineRule="auto"/>
        <w:rPr>
          <w:del w:id="104" w:author="patrick marcus" w:date="2025-05-21T14:11:00Z"/>
          <w:rFonts w:ascii="Segoe UI" w:eastAsia="Times New Roman" w:hAnsi="Segoe UI" w:cs="Segoe UI"/>
          <w:color w:val="374151"/>
          <w:kern w:val="0"/>
          <w:sz w:val="24"/>
          <w:szCs w:val="24"/>
          <w14:ligatures w14:val="none"/>
        </w:rPr>
      </w:pPr>
      <w:del w:id="105" w:author="patrick marcus" w:date="2025-05-21T14:11:00Z">
        <w:r w:rsidRPr="00025F87" w:rsidDel="007A59A8">
          <w:rPr>
            <w:rFonts w:ascii="Segoe UI" w:eastAsia="Times New Roman" w:hAnsi="Segoe UI" w:cs="Segoe UI"/>
            <w:b/>
            <w:bCs/>
            <w:color w:val="374151"/>
            <w:kern w:val="0"/>
            <w:sz w:val="24"/>
            <w:szCs w:val="24"/>
            <w:bdr w:val="single" w:sz="2" w:space="0" w:color="D9D9E3" w:frame="1"/>
            <w14:ligatures w14:val="none"/>
          </w:rPr>
          <w:delText>Long Form:</w:delText>
        </w:r>
      </w:del>
    </w:p>
    <w:p w14:paraId="144D8370" w14:textId="273C06AA" w:rsidR="00025F87" w:rsidRPr="00025F87" w:rsidDel="007A59A8" w:rsidRDefault="00025F87" w:rsidP="00025F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del w:id="106" w:author="patrick marcus" w:date="2025-05-21T14:11:00Z"/>
          <w:rFonts w:ascii="Segoe UI" w:eastAsia="Times New Roman" w:hAnsi="Segoe UI" w:cs="Segoe UI"/>
          <w:color w:val="374151"/>
          <w:kern w:val="0"/>
          <w:sz w:val="24"/>
          <w:szCs w:val="24"/>
          <w14:ligatures w14:val="none"/>
        </w:rPr>
      </w:pPr>
      <w:del w:id="107" w:author="patrick marcus" w:date="2025-05-21T14:11:00Z">
        <w:r w:rsidRPr="00025F87" w:rsidDel="007A59A8">
          <w:rPr>
            <w:rFonts w:ascii="Segoe UI" w:eastAsia="Times New Roman" w:hAnsi="Segoe UI" w:cs="Segoe UI"/>
            <w:b/>
            <w:bCs/>
            <w:color w:val="374151"/>
            <w:kern w:val="0"/>
            <w:sz w:val="24"/>
            <w:szCs w:val="24"/>
            <w:bdr w:val="single" w:sz="2" w:space="0" w:color="D9D9E3" w:frame="1"/>
            <w14:ligatures w14:val="none"/>
          </w:rPr>
          <w:delText>Understanding Ultra-Low Power Systems</w:delText>
        </w:r>
        <w:r w:rsidRPr="00025F87" w:rsidDel="007A59A8">
          <w:rPr>
            <w:rFonts w:ascii="Segoe UI" w:eastAsia="Times New Roman" w:hAnsi="Segoe UI" w:cs="Segoe UI"/>
            <w:color w:val="374151"/>
            <w:kern w:val="0"/>
            <w:sz w:val="24"/>
            <w:szCs w:val="24"/>
            <w14:ligatures w14:val="none"/>
          </w:rPr>
          <w:br/>
          <w:delText>Every electronic device's heart thrives on power. But in today's world, with a keen eye on sustainability and efficiency, the art lies in making these devices work at their best, using the least amount of power. Ultra-low power systems operate on the boundary of electronic design and innovation. Let's delve deeper.</w:delText>
        </w:r>
      </w:del>
    </w:p>
    <w:p w14:paraId="7CB8090B" w14:textId="64299844" w:rsidR="00025F87" w:rsidRPr="00025F87" w:rsidDel="007A59A8" w:rsidRDefault="00025F87" w:rsidP="00025F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del w:id="108" w:author="patrick marcus" w:date="2025-05-21T14:11:00Z"/>
          <w:rFonts w:ascii="Segoe UI" w:eastAsia="Times New Roman" w:hAnsi="Segoe UI" w:cs="Segoe UI"/>
          <w:color w:val="374151"/>
          <w:kern w:val="0"/>
          <w:sz w:val="24"/>
          <w:szCs w:val="24"/>
          <w14:ligatures w14:val="none"/>
        </w:rPr>
      </w:pPr>
      <w:del w:id="109" w:author="patrick marcus" w:date="2025-05-21T14:11:00Z">
        <w:r w:rsidRPr="00025F87" w:rsidDel="007A59A8">
          <w:rPr>
            <w:rFonts w:ascii="Segoe UI" w:eastAsia="Times New Roman" w:hAnsi="Segoe UI" w:cs="Segoe UI"/>
            <w:b/>
            <w:bCs/>
            <w:color w:val="374151"/>
            <w:kern w:val="0"/>
            <w:sz w:val="24"/>
            <w:szCs w:val="24"/>
            <w:bdr w:val="single" w:sz="2" w:space="0" w:color="D9D9E3" w:frame="1"/>
            <w14:ligatures w14:val="none"/>
          </w:rPr>
          <w:delText>1. Power Supply Considerations:</w:delText>
        </w:r>
        <w:r w:rsidRPr="00025F87" w:rsidDel="007A59A8">
          <w:rPr>
            <w:rFonts w:ascii="Segoe UI" w:eastAsia="Times New Roman" w:hAnsi="Segoe UI" w:cs="Segoe UI"/>
            <w:color w:val="374151"/>
            <w:kern w:val="0"/>
            <w:sz w:val="24"/>
            <w:szCs w:val="24"/>
            <w14:ligatures w14:val="none"/>
          </w:rPr>
          <w:br/>
          <w:delText>When it comes to power design, every choice can make or break efficiency. Linear regulators, for instance, might be affordable, but they often waste power as heat, making them suboptimal for ultra-low power designs</w:delText>
        </w:r>
      </w:del>
      <w:ins w:id="110" w:author="Marcus, Patrick Leighton - (pmarcus)" w:date="2023-08-24T12:57:00Z">
        <w:del w:id="111" w:author="patrick marcus" w:date="2025-05-21T14:11:00Z">
          <w:r w:rsidRPr="00025F87" w:rsidDel="007A59A8">
            <w:rPr>
              <w:rFonts w:ascii="Segoe UI" w:eastAsia="Times New Roman" w:hAnsi="Segoe UI" w:cs="Segoe UI"/>
              <w:color w:val="374151"/>
              <w:kern w:val="0"/>
              <w:sz w:val="24"/>
              <w:szCs w:val="24"/>
              <w14:ligatures w14:val="none"/>
            </w:rPr>
            <w:delText xml:space="preserve"> </w:delText>
          </w:r>
          <w:r w:rsidDel="007A59A8">
            <w:rPr>
              <w:rFonts w:ascii="Segoe UI" w:eastAsia="Times New Roman" w:hAnsi="Segoe UI" w:cs="Segoe UI"/>
              <w:color w:val="374151"/>
              <w:kern w:val="0"/>
              <w:sz w:val="24"/>
              <w:szCs w:val="24"/>
              <w14:ligatures w14:val="none"/>
            </w:rPr>
            <w:delText>while often being superb for low quiescent current</w:delText>
          </w:r>
        </w:del>
      </w:ins>
      <w:del w:id="112" w:author="patrick marcus" w:date="2025-05-21T14:11:00Z">
        <w:r w:rsidRPr="00025F87" w:rsidDel="007A59A8">
          <w:rPr>
            <w:rFonts w:ascii="Segoe UI" w:eastAsia="Times New Roman" w:hAnsi="Segoe UI" w:cs="Segoe UI"/>
            <w:color w:val="374151"/>
            <w:kern w:val="0"/>
            <w:sz w:val="24"/>
            <w:szCs w:val="24"/>
            <w14:ligatures w14:val="none"/>
          </w:rPr>
          <w:delText>. Switching regulators offer efficiency but require a keen understanding and balance of quiescent current and regulation efficiency. Even power switches, often seen as a mundane choice, can influence a circuit's idle power consumption significantly.</w:delText>
        </w:r>
      </w:del>
    </w:p>
    <w:p w14:paraId="3B3FF564" w14:textId="467A3C73" w:rsidR="00025F87" w:rsidRPr="00025F87" w:rsidDel="007A59A8" w:rsidRDefault="00025F87" w:rsidP="00025F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del w:id="113" w:author="patrick marcus" w:date="2025-05-21T14:11:00Z"/>
          <w:rFonts w:ascii="Segoe UI" w:eastAsia="Times New Roman" w:hAnsi="Segoe UI" w:cs="Segoe UI"/>
          <w:color w:val="374151"/>
          <w:kern w:val="0"/>
          <w:sz w:val="24"/>
          <w:szCs w:val="24"/>
          <w14:ligatures w14:val="none"/>
        </w:rPr>
      </w:pPr>
      <w:del w:id="114" w:author="patrick marcus" w:date="2025-05-21T14:11:00Z">
        <w:r w:rsidRPr="00025F87" w:rsidDel="007A59A8">
          <w:rPr>
            <w:rFonts w:ascii="Segoe UI" w:eastAsia="Times New Roman" w:hAnsi="Segoe UI" w:cs="Segoe UI"/>
            <w:b/>
            <w:bCs/>
            <w:color w:val="374151"/>
            <w:kern w:val="0"/>
            <w:sz w:val="24"/>
            <w:szCs w:val="24"/>
            <w:bdr w:val="single" w:sz="2" w:space="0" w:color="D9D9E3" w:frame="1"/>
            <w14:ligatures w14:val="none"/>
          </w:rPr>
          <w:delText>2. Real-Time Clock (RTC):</w:delText>
        </w:r>
        <w:r w:rsidRPr="00025F87" w:rsidDel="007A59A8">
          <w:rPr>
            <w:rFonts w:ascii="Segoe UI" w:eastAsia="Times New Roman" w:hAnsi="Segoe UI" w:cs="Segoe UI"/>
            <w:color w:val="374151"/>
            <w:kern w:val="0"/>
            <w:sz w:val="24"/>
            <w:szCs w:val="24"/>
            <w14:ligatures w14:val="none"/>
          </w:rPr>
          <w:br/>
          <w:delText>For devices requiring timekeeping, the choice between an internal RTC in a microcontroller and an external one can dramatically affect power consumption. While internal RTCs are convenient, external ones like the AB0815-T3 often offer the advantage of lower power consumption and added features.</w:delText>
        </w:r>
      </w:del>
    </w:p>
    <w:p w14:paraId="1FB5C3B0" w14:textId="56705213" w:rsidR="00025F87" w:rsidRPr="00025F87" w:rsidDel="007A59A8" w:rsidRDefault="00025F87" w:rsidP="00025F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del w:id="115" w:author="patrick marcus" w:date="2025-05-21T14:11:00Z"/>
          <w:rFonts w:ascii="Segoe UI" w:eastAsia="Times New Roman" w:hAnsi="Segoe UI" w:cs="Segoe UI"/>
          <w:color w:val="374151"/>
          <w:kern w:val="0"/>
          <w:sz w:val="24"/>
          <w:szCs w:val="24"/>
          <w14:ligatures w14:val="none"/>
        </w:rPr>
      </w:pPr>
      <w:del w:id="116" w:author="patrick marcus" w:date="2025-05-21T14:11:00Z">
        <w:r w:rsidRPr="00025F87" w:rsidDel="007A59A8">
          <w:rPr>
            <w:rFonts w:ascii="Segoe UI" w:eastAsia="Times New Roman" w:hAnsi="Segoe UI" w:cs="Segoe UI"/>
            <w:b/>
            <w:bCs/>
            <w:color w:val="374151"/>
            <w:kern w:val="0"/>
            <w:sz w:val="24"/>
            <w:szCs w:val="24"/>
            <w:bdr w:val="single" w:sz="2" w:space="0" w:color="D9D9E3" w:frame="1"/>
            <w14:ligatures w14:val="none"/>
          </w:rPr>
          <w:delText>3. Microcontroller Tips for Low Power:</w:delText>
        </w:r>
        <w:r w:rsidRPr="00025F87" w:rsidDel="007A59A8">
          <w:rPr>
            <w:rFonts w:ascii="Segoe UI" w:eastAsia="Times New Roman" w:hAnsi="Segoe UI" w:cs="Segoe UI"/>
            <w:color w:val="374151"/>
            <w:kern w:val="0"/>
            <w:sz w:val="24"/>
            <w:szCs w:val="24"/>
            <w14:ligatures w14:val="none"/>
          </w:rPr>
          <w:br/>
          <w:delText>Microcontrollers, the brain of many electronic devices, come equipped with various low-power modes. From Doze Mode, where the CPU slows down but peripheral speeds are maintained, to Deep Sleep Mode, where even SRAM power is cut off, the choices are vast. Crystal speed selection for the microcontroller and peripheral selection are other considerations. Remember, it's not just about using less power but using it smartly.</w:delText>
        </w:r>
      </w:del>
    </w:p>
    <w:p w14:paraId="1B20FFEC" w14:textId="4015C1B6" w:rsidR="00025F87" w:rsidRPr="00025F87" w:rsidDel="007A59A8" w:rsidRDefault="00025F87" w:rsidP="00025F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del w:id="117" w:author="patrick marcus" w:date="2025-05-21T14:11:00Z"/>
          <w:rFonts w:ascii="Segoe UI" w:eastAsia="Times New Roman" w:hAnsi="Segoe UI" w:cs="Segoe UI"/>
          <w:color w:val="374151"/>
          <w:kern w:val="0"/>
          <w:sz w:val="24"/>
          <w:szCs w:val="24"/>
          <w14:ligatures w14:val="none"/>
        </w:rPr>
      </w:pPr>
      <w:del w:id="118" w:author="patrick marcus" w:date="2025-05-21T14:11:00Z">
        <w:r w:rsidRPr="00025F87" w:rsidDel="007A59A8">
          <w:rPr>
            <w:rFonts w:ascii="Segoe UI" w:eastAsia="Times New Roman" w:hAnsi="Segoe UI" w:cs="Segoe UI"/>
            <w:b/>
            <w:bCs/>
            <w:color w:val="374151"/>
            <w:kern w:val="0"/>
            <w:sz w:val="24"/>
            <w:szCs w:val="24"/>
            <w:bdr w:val="single" w:sz="2" w:space="0" w:color="D9D9E3" w:frame="1"/>
            <w14:ligatures w14:val="none"/>
          </w:rPr>
          <w:lastRenderedPageBreak/>
          <w:delText>4. The Software Aspect:</w:delText>
        </w:r>
        <w:r w:rsidRPr="00025F87" w:rsidDel="007A59A8">
          <w:rPr>
            <w:rFonts w:ascii="Segoe UI" w:eastAsia="Times New Roman" w:hAnsi="Segoe UI" w:cs="Segoe UI"/>
            <w:color w:val="374151"/>
            <w:kern w:val="0"/>
            <w:sz w:val="24"/>
            <w:szCs w:val="24"/>
            <w14:ligatures w14:val="none"/>
          </w:rPr>
          <w:br/>
          <w:delText>In the realm of low power, software design's brilliance lies in its subtleties. Consider smart variable initialization, where on startup, power consumption can be optimized. It's also about looking at operations holistically rather than sequentially. Powering up a sensor before data transfer, for instance, can make operations seamless and efficient.</w:delText>
        </w:r>
      </w:del>
    </w:p>
    <w:p w14:paraId="5C06B110" w14:textId="60EECCE7" w:rsidR="00025F87" w:rsidRPr="00025F87" w:rsidDel="007A59A8" w:rsidRDefault="00025F87" w:rsidP="00025F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del w:id="119" w:author="patrick marcus" w:date="2025-05-21T14:11:00Z"/>
          <w:rFonts w:ascii="Segoe UI" w:eastAsia="Times New Roman" w:hAnsi="Segoe UI" w:cs="Segoe UI"/>
          <w:color w:val="374151"/>
          <w:kern w:val="0"/>
          <w:sz w:val="24"/>
          <w:szCs w:val="24"/>
          <w14:ligatures w14:val="none"/>
        </w:rPr>
      </w:pPr>
      <w:del w:id="120" w:author="patrick marcus" w:date="2025-05-21T14:11:00Z">
        <w:r w:rsidRPr="00025F87" w:rsidDel="007A59A8">
          <w:rPr>
            <w:rFonts w:ascii="Segoe UI" w:eastAsia="Times New Roman" w:hAnsi="Segoe UI" w:cs="Segoe UI"/>
            <w:b/>
            <w:bCs/>
            <w:color w:val="374151"/>
            <w:kern w:val="0"/>
            <w:sz w:val="24"/>
            <w:szCs w:val="24"/>
            <w:bdr w:val="single" w:sz="2" w:space="0" w:color="D9D9E3" w:frame="1"/>
            <w14:ligatures w14:val="none"/>
          </w:rPr>
          <w:delText>5. The Power of Batteries:</w:delText>
        </w:r>
        <w:r w:rsidRPr="00025F87" w:rsidDel="007A59A8">
          <w:rPr>
            <w:rFonts w:ascii="Segoe UI" w:eastAsia="Times New Roman" w:hAnsi="Segoe UI" w:cs="Segoe UI"/>
            <w:color w:val="374151"/>
            <w:kern w:val="0"/>
            <w:sz w:val="24"/>
            <w:szCs w:val="24"/>
            <w14:ligatures w14:val="none"/>
          </w:rPr>
          <w:br/>
          <w:delText xml:space="preserve">Battery choices can be as varied as the devices they power. </w:delText>
        </w:r>
      </w:del>
      <w:ins w:id="121" w:author="Marcus, Patrick Leighton - (pmarcus)" w:date="2023-08-24T12:58:00Z">
        <w:del w:id="122" w:author="patrick marcus" w:date="2025-05-21T14:11:00Z">
          <w:r w:rsidDel="007A59A8">
            <w:rPr>
              <w:rFonts w:ascii="Segoe UI" w:eastAsia="Times New Roman" w:hAnsi="Segoe UI" w:cs="Segoe UI"/>
              <w:color w:val="374151"/>
              <w:kern w:val="0"/>
              <w:sz w:val="24"/>
              <w:szCs w:val="24"/>
              <w14:ligatures w14:val="none"/>
            </w:rPr>
            <w:delText xml:space="preserve">Long life applications often require primary or one time use batteries. </w:delText>
          </w:r>
        </w:del>
      </w:ins>
      <w:del w:id="123" w:author="patrick marcus" w:date="2025-05-21T14:11:00Z">
        <w:r w:rsidRPr="00025F87" w:rsidDel="007A59A8">
          <w:rPr>
            <w:rFonts w:ascii="Segoe UI" w:eastAsia="Times New Roman" w:hAnsi="Segoe UI" w:cs="Segoe UI"/>
            <w:color w:val="374151"/>
            <w:kern w:val="0"/>
            <w:sz w:val="24"/>
            <w:szCs w:val="24"/>
            <w14:ligatures w14:val="none"/>
          </w:rPr>
          <w:delText>Whether it's the popular alkaline, the compact lithium manganese dioxide</w:delText>
        </w:r>
      </w:del>
      <w:ins w:id="124" w:author="Marcus, Patrick Leighton - (pmarcus)" w:date="2023-08-24T12:59:00Z">
        <w:del w:id="125" w:author="patrick marcus" w:date="2025-05-21T14:11:00Z">
          <w:r w:rsidDel="007A59A8">
            <w:rPr>
              <w:rFonts w:ascii="Segoe UI" w:eastAsia="Times New Roman" w:hAnsi="Segoe UI" w:cs="Segoe UI"/>
              <w:color w:val="374151"/>
              <w:kern w:val="0"/>
              <w:sz w:val="24"/>
              <w:szCs w:val="24"/>
              <w14:ligatures w14:val="none"/>
            </w:rPr>
            <w:delText xml:space="preserve"> (coin cells)</w:delText>
          </w:r>
        </w:del>
      </w:ins>
      <w:del w:id="126" w:author="patrick marcus" w:date="2025-05-21T14:11:00Z">
        <w:r w:rsidRPr="00025F87" w:rsidDel="007A59A8">
          <w:rPr>
            <w:rFonts w:ascii="Segoe UI" w:eastAsia="Times New Roman" w:hAnsi="Segoe UI" w:cs="Segoe UI"/>
            <w:color w:val="374151"/>
            <w:kern w:val="0"/>
            <w:sz w:val="24"/>
            <w:szCs w:val="24"/>
            <w14:ligatures w14:val="none"/>
          </w:rPr>
          <w:delText>, or the industrial-grade lithium thionyl chloride, each has its unique strengths and considerations. Even nuances like lithium passivation, where primary lithium batteries develop an insulating layer, can influence a device's performance.</w:delText>
        </w:r>
      </w:del>
    </w:p>
    <w:p w14:paraId="07C392B9" w14:textId="2540133A" w:rsidR="00025F87" w:rsidRPr="00025F87" w:rsidDel="007A59A8" w:rsidRDefault="00025F87" w:rsidP="00025F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del w:id="127" w:author="patrick marcus" w:date="2025-05-21T14:11:00Z"/>
          <w:rFonts w:ascii="Segoe UI" w:eastAsia="Times New Roman" w:hAnsi="Segoe UI" w:cs="Segoe UI"/>
          <w:color w:val="374151"/>
          <w:kern w:val="0"/>
          <w:sz w:val="24"/>
          <w:szCs w:val="24"/>
          <w14:ligatures w14:val="none"/>
        </w:rPr>
      </w:pPr>
      <w:del w:id="128" w:author="patrick marcus" w:date="2025-05-21T14:11:00Z">
        <w:r w:rsidRPr="00025F87" w:rsidDel="007A59A8">
          <w:rPr>
            <w:rFonts w:ascii="Segoe UI" w:eastAsia="Times New Roman" w:hAnsi="Segoe UI" w:cs="Segoe UI"/>
            <w:color w:val="374151"/>
            <w:kern w:val="0"/>
            <w:sz w:val="24"/>
            <w:szCs w:val="24"/>
            <w14:ligatures w14:val="none"/>
          </w:rPr>
          <w:delText>At the end of the day, designing ultra-low power systems is about looking at the big picture while zooming into the minutest details. Whether it's component selection, software design, or understanding battery chemistries, every choice can contribute to a sustainable, efficient, and robust system.</w:delText>
        </w:r>
      </w:del>
    </w:p>
    <w:p w14:paraId="520D6C6E" w14:textId="77777777" w:rsidR="00025F87" w:rsidRDefault="00025F87"/>
    <w:sectPr w:rsidR="00025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701005"/>
    <w:multiLevelType w:val="multilevel"/>
    <w:tmpl w:val="8298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3F0FE3"/>
    <w:multiLevelType w:val="multilevel"/>
    <w:tmpl w:val="35C2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E206DD"/>
    <w:multiLevelType w:val="multilevel"/>
    <w:tmpl w:val="F952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508390">
    <w:abstractNumId w:val="1"/>
  </w:num>
  <w:num w:numId="2" w16cid:durableId="440564262">
    <w:abstractNumId w:val="0"/>
  </w:num>
  <w:num w:numId="3" w16cid:durableId="195482194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trick marcus">
    <w15:presenceInfo w15:providerId="Windows Live" w15:userId="f6fed85999cb4daa"/>
  </w15:person>
  <w15:person w15:author="Marcus, Patrick Leighton - (pmarcus)">
    <w15:presenceInfo w15:providerId="AD" w15:userId="S::pmarcus@email.arizona.edu::96ec597e-bdc6-4207-a428-435b0bf877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8AB"/>
    <w:rsid w:val="00025F87"/>
    <w:rsid w:val="00471686"/>
    <w:rsid w:val="007A59A8"/>
    <w:rsid w:val="008A4543"/>
    <w:rsid w:val="00EB2746"/>
    <w:rsid w:val="00EE38AB"/>
    <w:rsid w:val="00FD7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F3CDE9D"/>
  <w15:chartTrackingRefBased/>
  <w15:docId w15:val="{779FD347-E8F6-47BB-9B32-8C48060C4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16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71686"/>
    <w:rPr>
      <w:b/>
      <w:bCs/>
    </w:rPr>
  </w:style>
  <w:style w:type="paragraph" w:styleId="Revision">
    <w:name w:val="Revision"/>
    <w:hidden/>
    <w:uiPriority w:val="99"/>
    <w:semiHidden/>
    <w:rsid w:val="00025F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026226">
      <w:bodyDiv w:val="1"/>
      <w:marLeft w:val="0"/>
      <w:marRight w:val="0"/>
      <w:marTop w:val="0"/>
      <w:marBottom w:val="0"/>
      <w:divBdr>
        <w:top w:val="none" w:sz="0" w:space="0" w:color="auto"/>
        <w:left w:val="none" w:sz="0" w:space="0" w:color="auto"/>
        <w:bottom w:val="none" w:sz="0" w:space="0" w:color="auto"/>
        <w:right w:val="none" w:sz="0" w:space="0" w:color="auto"/>
      </w:divBdr>
    </w:div>
    <w:div w:id="1400784582">
      <w:bodyDiv w:val="1"/>
      <w:marLeft w:val="0"/>
      <w:marRight w:val="0"/>
      <w:marTop w:val="0"/>
      <w:marBottom w:val="0"/>
      <w:divBdr>
        <w:top w:val="none" w:sz="0" w:space="0" w:color="auto"/>
        <w:left w:val="none" w:sz="0" w:space="0" w:color="auto"/>
        <w:bottom w:val="none" w:sz="0" w:space="0" w:color="auto"/>
        <w:right w:val="none" w:sz="0" w:space="0" w:color="auto"/>
      </w:divBdr>
    </w:div>
    <w:div w:id="1728650728">
      <w:bodyDiv w:val="1"/>
      <w:marLeft w:val="0"/>
      <w:marRight w:val="0"/>
      <w:marTop w:val="0"/>
      <w:marBottom w:val="0"/>
      <w:divBdr>
        <w:top w:val="none" w:sz="0" w:space="0" w:color="auto"/>
        <w:left w:val="none" w:sz="0" w:space="0" w:color="auto"/>
        <w:bottom w:val="none" w:sz="0" w:space="0" w:color="auto"/>
        <w:right w:val="none" w:sz="0" w:space="0" w:color="auto"/>
      </w:divBdr>
    </w:div>
    <w:div w:id="188363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1082</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patrick marcus</cp:lastModifiedBy>
  <cp:revision>2</cp:revision>
  <dcterms:created xsi:type="dcterms:W3CDTF">2025-05-21T21:11:00Z</dcterms:created>
  <dcterms:modified xsi:type="dcterms:W3CDTF">2025-05-21T21:11:00Z</dcterms:modified>
</cp:coreProperties>
</file>