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36F0E" w14:textId="77777777" w:rsidR="00471686" w:rsidRPr="00471686" w:rsidRDefault="00471686" w:rsidP="0047168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b/>
          <w:bCs/>
          <w:color w:val="374151"/>
          <w:kern w:val="0"/>
          <w:sz w:val="24"/>
          <w:szCs w:val="24"/>
          <w:bdr w:val="single" w:sz="2" w:space="0" w:color="D9D9E3" w:frame="1"/>
          <w14:ligatures w14:val="none"/>
        </w:rPr>
        <w:t>Ultra Low Power Systems</w:t>
      </w:r>
    </w:p>
    <w:p w14:paraId="5DC83D15" w14:textId="488EA2F9" w:rsidR="00471686" w:rsidRPr="00471686" w:rsidRDefault="00471686" w:rsidP="004716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b/>
          <w:bCs/>
          <w:color w:val="374151"/>
          <w:kern w:val="0"/>
          <w:sz w:val="24"/>
          <w:szCs w:val="24"/>
          <w:bdr w:val="single" w:sz="2" w:space="0" w:color="D9D9E3" w:frame="1"/>
          <w14:ligatures w14:val="none"/>
        </w:rPr>
        <w:t>Catchy Phrase:</w:t>
      </w:r>
      <w:r w:rsidRPr="00471686">
        <w:rPr>
          <w:rFonts w:ascii="Segoe UI" w:eastAsia="Times New Roman" w:hAnsi="Segoe UI" w:cs="Segoe UI"/>
          <w:color w:val="374151"/>
          <w:kern w:val="0"/>
          <w:sz w:val="24"/>
          <w:szCs w:val="24"/>
          <w14:ligatures w14:val="none"/>
        </w:rPr>
        <w:br/>
        <w:t>Empower</w:t>
      </w:r>
      <w:r>
        <w:rPr>
          <w:rFonts w:ascii="Segoe UI" w:eastAsia="Times New Roman" w:hAnsi="Segoe UI" w:cs="Segoe UI"/>
          <w:color w:val="374151"/>
          <w:kern w:val="0"/>
          <w:sz w:val="24"/>
          <w:szCs w:val="24"/>
          <w14:ligatures w14:val="none"/>
        </w:rPr>
        <w:t>ing</w:t>
      </w:r>
      <w:r w:rsidRPr="00471686">
        <w:rPr>
          <w:rFonts w:ascii="Segoe UI" w:eastAsia="Times New Roman" w:hAnsi="Segoe UI" w:cs="Segoe UI"/>
          <w:color w:val="374151"/>
          <w:kern w:val="0"/>
          <w:sz w:val="24"/>
          <w:szCs w:val="24"/>
          <w14:ligatures w14:val="none"/>
        </w:rPr>
        <w:t xml:space="preserve"> </w:t>
      </w:r>
      <w:r>
        <w:rPr>
          <w:rFonts w:ascii="Segoe UI" w:eastAsia="Times New Roman" w:hAnsi="Segoe UI" w:cs="Segoe UI"/>
          <w:color w:val="374151"/>
          <w:kern w:val="0"/>
          <w:sz w:val="24"/>
          <w:szCs w:val="24"/>
          <w14:ligatures w14:val="none"/>
        </w:rPr>
        <w:t>Ultra Low Power Products</w:t>
      </w:r>
    </w:p>
    <w:p w14:paraId="65DC3607" w14:textId="680CEEB8" w:rsidR="00471686" w:rsidRPr="00471686" w:rsidRDefault="00471686" w:rsidP="004716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b/>
          <w:bCs/>
          <w:color w:val="374151"/>
          <w:kern w:val="0"/>
          <w:sz w:val="24"/>
          <w:szCs w:val="24"/>
          <w:bdr w:val="single" w:sz="2" w:space="0" w:color="D9D9E3" w:frame="1"/>
          <w14:ligatures w14:val="none"/>
        </w:rPr>
        <w:t>Short Blurb:</w:t>
      </w:r>
      <w:r w:rsidRPr="00471686">
        <w:rPr>
          <w:rFonts w:ascii="Segoe UI" w:eastAsia="Times New Roman" w:hAnsi="Segoe UI" w:cs="Segoe UI"/>
          <w:color w:val="374151"/>
          <w:kern w:val="0"/>
          <w:sz w:val="24"/>
          <w:szCs w:val="24"/>
          <w14:ligatures w14:val="none"/>
        </w:rPr>
        <w:br/>
        <w:t xml:space="preserve">In an era where energy efficiency is paramount, dive into the intricacies of ultra-low power systems. From battery chemistry selections that determine device longevity to component choices that drive down energy consumption, </w:t>
      </w:r>
      <w:r>
        <w:rPr>
          <w:rFonts w:ascii="Segoe UI" w:eastAsia="Times New Roman" w:hAnsi="Segoe UI" w:cs="Segoe UI"/>
          <w:color w:val="374151"/>
          <w:kern w:val="0"/>
          <w:sz w:val="24"/>
          <w:szCs w:val="24"/>
          <w14:ligatures w14:val="none"/>
        </w:rPr>
        <w:t>as well as the custom software and firmware to take advantage of power saving optimal design.</w:t>
      </w:r>
    </w:p>
    <w:p w14:paraId="4C119DDB" w14:textId="77777777" w:rsidR="00471686" w:rsidRPr="00471686" w:rsidRDefault="00471686" w:rsidP="00471686">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b/>
          <w:bCs/>
          <w:color w:val="374151"/>
          <w:kern w:val="0"/>
          <w:sz w:val="24"/>
          <w:szCs w:val="24"/>
          <w:bdr w:val="single" w:sz="2" w:space="0" w:color="D9D9E3" w:frame="1"/>
          <w14:ligatures w14:val="none"/>
        </w:rPr>
        <w:t>Bullet Points/Keywords:</w:t>
      </w:r>
    </w:p>
    <w:p w14:paraId="7E196EDD" w14:textId="6B98160D" w:rsidR="00471686" w:rsidRP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bookmarkStart w:id="0" w:name="_Hlk143768163"/>
      <w:r w:rsidRPr="00471686">
        <w:rPr>
          <w:rFonts w:ascii="Segoe UI" w:eastAsia="Times New Roman" w:hAnsi="Segoe UI" w:cs="Segoe UI"/>
          <w:color w:val="374151"/>
          <w:kern w:val="0"/>
          <w:sz w:val="24"/>
          <w:szCs w:val="24"/>
          <w14:ligatures w14:val="none"/>
        </w:rPr>
        <w:t>Nanowatt</w:t>
      </w:r>
      <w:r>
        <w:rPr>
          <w:rFonts w:ascii="Segoe UI" w:eastAsia="Times New Roman" w:hAnsi="Segoe UI" w:cs="Segoe UI"/>
          <w:color w:val="374151"/>
          <w:kern w:val="0"/>
          <w:sz w:val="24"/>
          <w:szCs w:val="24"/>
          <w14:ligatures w14:val="none"/>
        </w:rPr>
        <w:t xml:space="preserve"> and Picowatt</w:t>
      </w:r>
      <w:r w:rsidRPr="00471686">
        <w:rPr>
          <w:rFonts w:ascii="Segoe UI" w:eastAsia="Times New Roman" w:hAnsi="Segoe UI" w:cs="Segoe UI"/>
          <w:color w:val="374151"/>
          <w:kern w:val="0"/>
          <w:sz w:val="24"/>
          <w:szCs w:val="24"/>
          <w14:ligatures w14:val="none"/>
        </w:rPr>
        <w:t xml:space="preserve"> Systems</w:t>
      </w:r>
    </w:p>
    <w:p w14:paraId="22F47AA6" w14:textId="77777777" w:rsidR="00471686" w:rsidRP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color w:val="374151"/>
          <w:kern w:val="0"/>
          <w:sz w:val="24"/>
          <w:szCs w:val="24"/>
          <w14:ligatures w14:val="none"/>
        </w:rPr>
        <w:t>Picowatt Sensor Systems</w:t>
      </w:r>
    </w:p>
    <w:p w14:paraId="1811E675" w14:textId="14EB4B2E" w:rsidR="00471686" w:rsidRP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color w:val="374151"/>
          <w:kern w:val="0"/>
          <w:sz w:val="24"/>
          <w:szCs w:val="24"/>
          <w14:ligatures w14:val="none"/>
        </w:rPr>
        <w:t>Low Power Crystal Selection</w:t>
      </w:r>
      <w:r>
        <w:rPr>
          <w:rFonts w:ascii="Segoe UI" w:eastAsia="Times New Roman" w:hAnsi="Segoe UI" w:cs="Segoe UI"/>
          <w:color w:val="374151"/>
          <w:kern w:val="0"/>
          <w:sz w:val="24"/>
          <w:szCs w:val="24"/>
          <w14:ligatures w14:val="none"/>
        </w:rPr>
        <w:t xml:space="preserve"> and Real Time Clocks (RTCs)</w:t>
      </w:r>
    </w:p>
    <w:p w14:paraId="01C2DA2B" w14:textId="77777777" w:rsidR="00471686" w:rsidRP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color w:val="374151"/>
          <w:kern w:val="0"/>
          <w:sz w:val="24"/>
          <w:szCs w:val="24"/>
          <w14:ligatures w14:val="none"/>
        </w:rPr>
        <w:t>Optimal Bypass &amp; Decoupling Capacitors</w:t>
      </w:r>
    </w:p>
    <w:p w14:paraId="2B3857EC" w14:textId="72FFCBA2" w:rsid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color w:val="374151"/>
          <w:kern w:val="0"/>
          <w:sz w:val="24"/>
          <w:szCs w:val="24"/>
          <w14:ligatures w14:val="none"/>
        </w:rPr>
        <w:t>Battery Chemistry Nuances</w:t>
      </w:r>
      <w:r>
        <w:rPr>
          <w:rFonts w:ascii="Segoe UI" w:eastAsia="Times New Roman" w:hAnsi="Segoe UI" w:cs="Segoe UI"/>
          <w:color w:val="374151"/>
          <w:kern w:val="0"/>
          <w:sz w:val="24"/>
          <w:szCs w:val="24"/>
          <w14:ligatures w14:val="none"/>
        </w:rPr>
        <w:t xml:space="preserve"> (Alkaline, Lithium Manganese Dioxide, Lithium Thionyl Chloride.</w:t>
      </w:r>
    </w:p>
    <w:p w14:paraId="14724B88" w14:textId="02973F60" w:rsid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Battery passivation considerations</w:t>
      </w:r>
    </w:p>
    <w:p w14:paraId="2C4505B3" w14:textId="1B045D8B" w:rsidR="00471686" w:rsidRP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Quiescent optimized linear and Switch Mode Power Supplies (SMPS)</w:t>
      </w:r>
    </w:p>
    <w:p w14:paraId="2B91CA56" w14:textId="77777777" w:rsid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471686">
        <w:rPr>
          <w:rFonts w:ascii="Segoe UI" w:eastAsia="Times New Roman" w:hAnsi="Segoe UI" w:cs="Segoe UI"/>
          <w:color w:val="374151"/>
          <w:kern w:val="0"/>
          <w:sz w:val="24"/>
          <w:szCs w:val="24"/>
          <w14:ligatures w14:val="none"/>
        </w:rPr>
        <w:t>Power Efficient Component Selection</w:t>
      </w:r>
    </w:p>
    <w:p w14:paraId="689C3715" w14:textId="27775381" w:rsid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Optimization of microprocessor and microcontroller sleep and doze modes</w:t>
      </w:r>
    </w:p>
    <w:p w14:paraId="2C36E978" w14:textId="4BF94F8D" w:rsid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Pr>
          <w:rFonts w:ascii="Segoe UI" w:eastAsia="Times New Roman" w:hAnsi="Segoe UI" w:cs="Segoe UI"/>
          <w:color w:val="374151"/>
          <w:kern w:val="0"/>
          <w:sz w:val="24"/>
          <w:szCs w:val="24"/>
          <w14:ligatures w14:val="none"/>
        </w:rPr>
        <w:t>Power optimized software / firmware designs</w:t>
      </w:r>
    </w:p>
    <w:bookmarkEnd w:id="0"/>
    <w:p w14:paraId="3A931AE1" w14:textId="77777777" w:rsidR="00471686" w:rsidRPr="00471686" w:rsidRDefault="00471686" w:rsidP="00471686">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p>
    <w:p w14:paraId="1E6467CB" w14:textId="77777777" w:rsidR="00EB2746" w:rsidRDefault="00EB2746"/>
    <w:p w14:paraId="0572BE6A" w14:textId="77777777" w:rsidR="00025F87" w:rsidRDefault="00025F87">
      <w:pPr>
        <w:pBdr>
          <w:bottom w:val="single" w:sz="6" w:space="1" w:color="auto"/>
        </w:pBdr>
      </w:pPr>
    </w:p>
    <w:p w14:paraId="0297721D"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Ultra-Low Power Systems</w:t>
      </w:r>
    </w:p>
    <w:p w14:paraId="07017E1B" w14:textId="77777777" w:rsidR="00025F87" w:rsidRPr="00025F87" w:rsidRDefault="00025F87" w:rsidP="00025F87">
      <w:pPr>
        <w:spacing w:before="720" w:after="720" w:line="240" w:lineRule="auto"/>
        <w:rPr>
          <w:rFonts w:ascii="Times New Roman" w:eastAsia="Times New Roman" w:hAnsi="Times New Roman" w:cs="Times New Roman"/>
          <w:kern w:val="0"/>
          <w:sz w:val="24"/>
          <w:szCs w:val="24"/>
          <w14:ligatures w14:val="none"/>
        </w:rPr>
      </w:pPr>
      <w:r w:rsidRPr="00025F87">
        <w:rPr>
          <w:rFonts w:ascii="Times New Roman" w:eastAsia="Times New Roman" w:hAnsi="Times New Roman" w:cs="Times New Roman"/>
          <w:kern w:val="0"/>
          <w:sz w:val="24"/>
          <w:szCs w:val="24"/>
          <w14:ligatures w14:val="none"/>
        </w:rPr>
        <w:pict w14:anchorId="1DF8D549">
          <v:rect id="_x0000_i1025" style="width:0;height:0" o:hralign="center" o:hrstd="t" o:hrnoshade="t" o:hr="t" fillcolor="#374151" stroked="f"/>
        </w:pict>
      </w:r>
    </w:p>
    <w:p w14:paraId="5F4F94CC"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Catchy Phrase:</w:t>
      </w:r>
      <w:r w:rsidRPr="00025F87">
        <w:rPr>
          <w:rFonts w:ascii="Segoe UI" w:eastAsia="Times New Roman" w:hAnsi="Segoe UI" w:cs="Segoe UI"/>
          <w:color w:val="374151"/>
          <w:kern w:val="0"/>
          <w:sz w:val="24"/>
          <w:szCs w:val="24"/>
          <w14:ligatures w14:val="none"/>
        </w:rPr>
        <w:br/>
        <w:t>Harnessing Nanowatts, Perfecting Picowatts.</w:t>
      </w:r>
    </w:p>
    <w:p w14:paraId="0B0C2F6B" w14:textId="77777777" w:rsidR="00025F87" w:rsidRPr="00025F87" w:rsidRDefault="00025F87" w:rsidP="00025F87">
      <w:pPr>
        <w:spacing w:before="720" w:after="720" w:line="240" w:lineRule="auto"/>
        <w:rPr>
          <w:rFonts w:ascii="Times New Roman" w:eastAsia="Times New Roman" w:hAnsi="Times New Roman" w:cs="Times New Roman"/>
          <w:kern w:val="0"/>
          <w:sz w:val="24"/>
          <w:szCs w:val="24"/>
          <w14:ligatures w14:val="none"/>
        </w:rPr>
      </w:pPr>
      <w:r w:rsidRPr="00025F87">
        <w:rPr>
          <w:rFonts w:ascii="Times New Roman" w:eastAsia="Times New Roman" w:hAnsi="Times New Roman" w:cs="Times New Roman"/>
          <w:kern w:val="0"/>
          <w:sz w:val="24"/>
          <w:szCs w:val="24"/>
          <w14:ligatures w14:val="none"/>
        </w:rPr>
        <w:pict w14:anchorId="6E1B012C">
          <v:rect id="_x0000_i1026" style="width:0;height:0" o:hralign="center" o:hrstd="t" o:hrnoshade="t" o:hr="t" fillcolor="#374151" stroked="f"/>
        </w:pict>
      </w:r>
    </w:p>
    <w:p w14:paraId="6D83D3D7"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lastRenderedPageBreak/>
        <w:t>Short Blurb:</w:t>
      </w:r>
      <w:r w:rsidRPr="00025F87">
        <w:rPr>
          <w:rFonts w:ascii="Segoe UI" w:eastAsia="Times New Roman" w:hAnsi="Segoe UI" w:cs="Segoe UI"/>
          <w:color w:val="374151"/>
          <w:kern w:val="0"/>
          <w:sz w:val="24"/>
          <w:szCs w:val="24"/>
          <w14:ligatures w14:val="none"/>
        </w:rPr>
        <w:br/>
        <w:t>In the age of electronics, efficiency reigns supreme. Dive deep into the realm of ultra-low power systems, where we optimize every component, every line of code, every electron. It's not just about saving energy; it's about smart, strategic design that respects both form and function.</w:t>
      </w:r>
    </w:p>
    <w:p w14:paraId="7562D33E" w14:textId="77777777" w:rsidR="00025F87" w:rsidRPr="00025F87" w:rsidRDefault="00025F87" w:rsidP="00025F87">
      <w:pPr>
        <w:spacing w:before="720" w:after="720" w:line="240" w:lineRule="auto"/>
        <w:rPr>
          <w:rFonts w:ascii="Times New Roman" w:eastAsia="Times New Roman" w:hAnsi="Times New Roman" w:cs="Times New Roman"/>
          <w:kern w:val="0"/>
          <w:sz w:val="24"/>
          <w:szCs w:val="24"/>
          <w14:ligatures w14:val="none"/>
        </w:rPr>
      </w:pPr>
      <w:r w:rsidRPr="00025F87">
        <w:rPr>
          <w:rFonts w:ascii="Times New Roman" w:eastAsia="Times New Roman" w:hAnsi="Times New Roman" w:cs="Times New Roman"/>
          <w:kern w:val="0"/>
          <w:sz w:val="24"/>
          <w:szCs w:val="24"/>
          <w14:ligatures w14:val="none"/>
        </w:rPr>
        <w:pict w14:anchorId="1D08E2E8">
          <v:rect id="_x0000_i1027" style="width:0;height:0" o:hralign="center" o:hrstd="t" o:hrnoshade="t" o:hr="t" fillcolor="#374151" stroked="f"/>
        </w:pict>
      </w:r>
    </w:p>
    <w:p w14:paraId="6B4EE057"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Bullet Points/Keywords:</w:t>
      </w:r>
    </w:p>
    <w:p w14:paraId="4C015C52"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Nanowatt and Picowatt Systems</w:t>
      </w:r>
    </w:p>
    <w:p w14:paraId="6B3F9339"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Picowatt Sensor Systems</w:t>
      </w:r>
    </w:p>
    <w:p w14:paraId="00FFDEF5"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Low Power Crystal Selection</w:t>
      </w:r>
    </w:p>
    <w:p w14:paraId="73190A2F"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RTCs (Real-Time Clocks)</w:t>
      </w:r>
    </w:p>
    <w:p w14:paraId="22A89B39"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Optimal Bypass &amp; Decoupling Capacitors</w:t>
      </w:r>
    </w:p>
    <w:p w14:paraId="3957992C"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Battery Chemistry Nuances</w:t>
      </w:r>
    </w:p>
    <w:p w14:paraId="709C010D"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Battery Passivation</w:t>
      </w:r>
    </w:p>
    <w:p w14:paraId="2BE14849"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Linear and SMPS (Switch Mode Power Supplies)</w:t>
      </w:r>
    </w:p>
    <w:p w14:paraId="7C9ED608"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Power Efficient Component Selection</w:t>
      </w:r>
    </w:p>
    <w:p w14:paraId="7485F5FA"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Microprocessor Sleep Modes</w:t>
      </w:r>
    </w:p>
    <w:p w14:paraId="523A6870" w14:textId="77777777" w:rsidR="00025F87" w:rsidRPr="00025F87" w:rsidRDefault="00025F87" w:rsidP="00025F87">
      <w:pPr>
        <w:numPr>
          <w:ilvl w:val="0"/>
          <w:numId w:val="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Power Optimized Software Designs</w:t>
      </w:r>
    </w:p>
    <w:p w14:paraId="25C56AD4" w14:textId="77777777" w:rsidR="00025F87" w:rsidRPr="00025F87" w:rsidRDefault="00025F87" w:rsidP="00025F87">
      <w:pPr>
        <w:spacing w:before="720" w:after="720" w:line="240" w:lineRule="auto"/>
        <w:rPr>
          <w:rFonts w:ascii="Times New Roman" w:eastAsia="Times New Roman" w:hAnsi="Times New Roman" w:cs="Times New Roman"/>
          <w:kern w:val="0"/>
          <w:sz w:val="24"/>
          <w:szCs w:val="24"/>
          <w14:ligatures w14:val="none"/>
        </w:rPr>
      </w:pPr>
      <w:r w:rsidRPr="00025F87">
        <w:rPr>
          <w:rFonts w:ascii="Times New Roman" w:eastAsia="Times New Roman" w:hAnsi="Times New Roman" w:cs="Times New Roman"/>
          <w:kern w:val="0"/>
          <w:sz w:val="24"/>
          <w:szCs w:val="24"/>
          <w14:ligatures w14:val="none"/>
        </w:rPr>
        <w:pict w14:anchorId="78F5A3BD">
          <v:rect id="_x0000_i1028" style="width:0;height:0" o:hralign="center" o:hrstd="t" o:hrnoshade="t" o:hr="t" fillcolor="#374151" stroked="f"/>
        </w:pict>
      </w:r>
    </w:p>
    <w:p w14:paraId="21A00E33"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Long Form:</w:t>
      </w:r>
    </w:p>
    <w:p w14:paraId="144D8370"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Understanding Ultra-Low Power Systems</w:t>
      </w:r>
      <w:r w:rsidRPr="00025F87">
        <w:rPr>
          <w:rFonts w:ascii="Segoe UI" w:eastAsia="Times New Roman" w:hAnsi="Segoe UI" w:cs="Segoe UI"/>
          <w:color w:val="374151"/>
          <w:kern w:val="0"/>
          <w:sz w:val="24"/>
          <w:szCs w:val="24"/>
          <w14:ligatures w14:val="none"/>
        </w:rPr>
        <w:br/>
        <w:t>Every electronic device's heart thrives on power. But in today's world, with a keen eye on sustainability and efficiency, the art lies in making these devices work at their best, using the least amount of power. Ultra-low power systems operate on the boundary of electronic design and innovation. Let's delve deeper.</w:t>
      </w:r>
    </w:p>
    <w:p w14:paraId="7CB8090B" w14:textId="70F97A23"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1. Power Supply Considerations:</w:t>
      </w:r>
      <w:r w:rsidRPr="00025F87">
        <w:rPr>
          <w:rFonts w:ascii="Segoe UI" w:eastAsia="Times New Roman" w:hAnsi="Segoe UI" w:cs="Segoe UI"/>
          <w:color w:val="374151"/>
          <w:kern w:val="0"/>
          <w:sz w:val="24"/>
          <w:szCs w:val="24"/>
          <w14:ligatures w14:val="none"/>
        </w:rPr>
        <w:br/>
        <w:t xml:space="preserve">When it comes to power design, every choice can make or break efficiency. Linear regulators, for instance, might be affordable, but they often waste power as heat, </w:t>
      </w:r>
      <w:r w:rsidRPr="00025F87">
        <w:rPr>
          <w:rFonts w:ascii="Segoe UI" w:eastAsia="Times New Roman" w:hAnsi="Segoe UI" w:cs="Segoe UI"/>
          <w:color w:val="374151"/>
          <w:kern w:val="0"/>
          <w:sz w:val="24"/>
          <w:szCs w:val="24"/>
          <w14:ligatures w14:val="none"/>
        </w:rPr>
        <w:lastRenderedPageBreak/>
        <w:t>making them suboptimal for ultra-low power designs</w:t>
      </w:r>
      <w:ins w:id="1" w:author="Marcus, Patrick Leighton - (pmarcus)" w:date="2023-08-24T12:57:00Z">
        <w:r w:rsidRPr="00025F87">
          <w:rPr>
            <w:rFonts w:ascii="Segoe UI" w:eastAsia="Times New Roman" w:hAnsi="Segoe UI" w:cs="Segoe UI"/>
            <w:color w:val="374151"/>
            <w:kern w:val="0"/>
            <w:sz w:val="24"/>
            <w:szCs w:val="24"/>
            <w14:ligatures w14:val="none"/>
          </w:rPr>
          <w:t xml:space="preserve"> </w:t>
        </w:r>
        <w:r>
          <w:rPr>
            <w:rFonts w:ascii="Segoe UI" w:eastAsia="Times New Roman" w:hAnsi="Segoe UI" w:cs="Segoe UI"/>
            <w:color w:val="374151"/>
            <w:kern w:val="0"/>
            <w:sz w:val="24"/>
            <w:szCs w:val="24"/>
            <w14:ligatures w14:val="none"/>
          </w:rPr>
          <w:t>while often being superb for low quiescent current</w:t>
        </w:r>
      </w:ins>
      <w:r w:rsidRPr="00025F87">
        <w:rPr>
          <w:rFonts w:ascii="Segoe UI" w:eastAsia="Times New Roman" w:hAnsi="Segoe UI" w:cs="Segoe UI"/>
          <w:color w:val="374151"/>
          <w:kern w:val="0"/>
          <w:sz w:val="24"/>
          <w:szCs w:val="24"/>
          <w14:ligatures w14:val="none"/>
        </w:rPr>
        <w:t>. Switching regulators offer efficiency but require a keen understanding and balance of quiescent current and regulation efficiency. Even power switches, often seen as a mundane choice, can influence a circuit's idle power consumption significantly.</w:t>
      </w:r>
    </w:p>
    <w:p w14:paraId="3B3FF564"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2. Real-Time Clock (RTC):</w:t>
      </w:r>
      <w:r w:rsidRPr="00025F87">
        <w:rPr>
          <w:rFonts w:ascii="Segoe UI" w:eastAsia="Times New Roman" w:hAnsi="Segoe UI" w:cs="Segoe UI"/>
          <w:color w:val="374151"/>
          <w:kern w:val="0"/>
          <w:sz w:val="24"/>
          <w:szCs w:val="24"/>
          <w14:ligatures w14:val="none"/>
        </w:rPr>
        <w:br/>
        <w:t>For devices requiring timekeeping, the choice between an internal RTC in a microcontroller and an external one can dramatically affect power consumption. While internal RTCs are convenient, external ones like the AB0815-T3 often offer the advantage of lower power consumption and added features.</w:t>
      </w:r>
    </w:p>
    <w:p w14:paraId="1FB5C3B0"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3. Microcontroller Tips for Low Power:</w:t>
      </w:r>
      <w:r w:rsidRPr="00025F87">
        <w:rPr>
          <w:rFonts w:ascii="Segoe UI" w:eastAsia="Times New Roman" w:hAnsi="Segoe UI" w:cs="Segoe UI"/>
          <w:color w:val="374151"/>
          <w:kern w:val="0"/>
          <w:sz w:val="24"/>
          <w:szCs w:val="24"/>
          <w14:ligatures w14:val="none"/>
        </w:rPr>
        <w:br/>
        <w:t>Microcontrollers, the brain of many electronic devices, come equipped with various low-power modes. From Doze Mode, where the CPU slows down but peripheral speeds are maintained, to Deep Sleep Mode, where even SRAM power is cut off, the choices are vast. Crystal speed selection for the microcontroller and peripheral selection are other considerations. Remember, it's not just about using less power but using it smartly.</w:t>
      </w:r>
    </w:p>
    <w:p w14:paraId="1B20FFEC"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4. The Software Aspect:</w:t>
      </w:r>
      <w:r w:rsidRPr="00025F87">
        <w:rPr>
          <w:rFonts w:ascii="Segoe UI" w:eastAsia="Times New Roman" w:hAnsi="Segoe UI" w:cs="Segoe UI"/>
          <w:color w:val="374151"/>
          <w:kern w:val="0"/>
          <w:sz w:val="24"/>
          <w:szCs w:val="24"/>
          <w14:ligatures w14:val="none"/>
        </w:rPr>
        <w:br/>
        <w:t>In the realm of low power, software design's brilliance lies in its subtleties. Consider smart variable initialization, where on startup, power consumption can be optimized. It's also about looking at operations holistically rather than sequentially. Powering up a sensor before data transfer, for instance, can make operations seamless and efficient.</w:t>
      </w:r>
    </w:p>
    <w:p w14:paraId="5C06B110" w14:textId="29BD4592"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b/>
          <w:bCs/>
          <w:color w:val="374151"/>
          <w:kern w:val="0"/>
          <w:sz w:val="24"/>
          <w:szCs w:val="24"/>
          <w:bdr w:val="single" w:sz="2" w:space="0" w:color="D9D9E3" w:frame="1"/>
          <w14:ligatures w14:val="none"/>
        </w:rPr>
        <w:t>5. The Power of Batteries:</w:t>
      </w:r>
      <w:r w:rsidRPr="00025F87">
        <w:rPr>
          <w:rFonts w:ascii="Segoe UI" w:eastAsia="Times New Roman" w:hAnsi="Segoe UI" w:cs="Segoe UI"/>
          <w:color w:val="374151"/>
          <w:kern w:val="0"/>
          <w:sz w:val="24"/>
          <w:szCs w:val="24"/>
          <w14:ligatures w14:val="none"/>
        </w:rPr>
        <w:br/>
        <w:t xml:space="preserve">Battery choices can be as varied as the devices they power. </w:t>
      </w:r>
      <w:ins w:id="2" w:author="Marcus, Patrick Leighton - (pmarcus)" w:date="2023-08-24T12:58:00Z">
        <w:r>
          <w:rPr>
            <w:rFonts w:ascii="Segoe UI" w:eastAsia="Times New Roman" w:hAnsi="Segoe UI" w:cs="Segoe UI"/>
            <w:color w:val="374151"/>
            <w:kern w:val="0"/>
            <w:sz w:val="24"/>
            <w:szCs w:val="24"/>
            <w14:ligatures w14:val="none"/>
          </w:rPr>
          <w:t xml:space="preserve">Long life applications often require primary or one time use batteries. </w:t>
        </w:r>
      </w:ins>
      <w:r w:rsidRPr="00025F87">
        <w:rPr>
          <w:rFonts w:ascii="Segoe UI" w:eastAsia="Times New Roman" w:hAnsi="Segoe UI" w:cs="Segoe UI"/>
          <w:color w:val="374151"/>
          <w:kern w:val="0"/>
          <w:sz w:val="24"/>
          <w:szCs w:val="24"/>
          <w14:ligatures w14:val="none"/>
        </w:rPr>
        <w:t>Whether it's the popular alkaline, the compact lithium manganese dioxide</w:t>
      </w:r>
      <w:ins w:id="3" w:author="Marcus, Patrick Leighton - (pmarcus)" w:date="2023-08-24T12:59:00Z">
        <w:r>
          <w:rPr>
            <w:rFonts w:ascii="Segoe UI" w:eastAsia="Times New Roman" w:hAnsi="Segoe UI" w:cs="Segoe UI"/>
            <w:color w:val="374151"/>
            <w:kern w:val="0"/>
            <w:sz w:val="24"/>
            <w:szCs w:val="24"/>
            <w14:ligatures w14:val="none"/>
          </w:rPr>
          <w:t xml:space="preserve"> (coin cells)</w:t>
        </w:r>
      </w:ins>
      <w:r w:rsidRPr="00025F87">
        <w:rPr>
          <w:rFonts w:ascii="Segoe UI" w:eastAsia="Times New Roman" w:hAnsi="Segoe UI" w:cs="Segoe UI"/>
          <w:color w:val="374151"/>
          <w:kern w:val="0"/>
          <w:sz w:val="24"/>
          <w:szCs w:val="24"/>
          <w14:ligatures w14:val="none"/>
        </w:rPr>
        <w:t>, or the industrial-grade lithium thionyl chloride, each has its unique strengths and considerations. Even nuances like lithium passivation, where primary lithium batteries develop an insulating layer, can influence a device's performance.</w:t>
      </w:r>
    </w:p>
    <w:p w14:paraId="07C392B9" w14:textId="77777777" w:rsidR="00025F87" w:rsidRPr="00025F87" w:rsidRDefault="00025F87" w:rsidP="00025F87">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14:ligatures w14:val="none"/>
        </w:rPr>
      </w:pPr>
      <w:r w:rsidRPr="00025F87">
        <w:rPr>
          <w:rFonts w:ascii="Segoe UI" w:eastAsia="Times New Roman" w:hAnsi="Segoe UI" w:cs="Segoe UI"/>
          <w:color w:val="374151"/>
          <w:kern w:val="0"/>
          <w:sz w:val="24"/>
          <w:szCs w:val="24"/>
          <w14:ligatures w14:val="none"/>
        </w:rPr>
        <w:t>At the end of the day, designing ultra-low power systems is about looking at the big picture while zooming into the minutest details. Whether it's component selection, software design, or understanding battery chemistries, every choice can contribute to a sustainable, efficient, and robust system.</w:t>
      </w:r>
    </w:p>
    <w:p w14:paraId="520D6C6E" w14:textId="77777777" w:rsidR="00025F87" w:rsidRDefault="00025F87"/>
    <w:sectPr w:rsidR="00025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01005"/>
    <w:multiLevelType w:val="multilevel"/>
    <w:tmpl w:val="829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3F0FE3"/>
    <w:multiLevelType w:val="multilevel"/>
    <w:tmpl w:val="35C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9508390">
    <w:abstractNumId w:val="1"/>
  </w:num>
  <w:num w:numId="2" w16cid:durableId="4405642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us, Patrick Leighton - (pmarcus)">
    <w15:presenceInfo w15:providerId="AD" w15:userId="S::pmarcus@email.arizona.edu::96ec597e-bdc6-4207-a428-435b0bf877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AB"/>
    <w:rsid w:val="00025F87"/>
    <w:rsid w:val="00471686"/>
    <w:rsid w:val="008A4543"/>
    <w:rsid w:val="00EB2746"/>
    <w:rsid w:val="00EE3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DE9D"/>
  <w15:chartTrackingRefBased/>
  <w15:docId w15:val="{779FD347-E8F6-47BB-9B32-8C48060C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168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71686"/>
    <w:rPr>
      <w:b/>
      <w:bCs/>
    </w:rPr>
  </w:style>
  <w:style w:type="paragraph" w:styleId="Revision">
    <w:name w:val="Revision"/>
    <w:hidden/>
    <w:uiPriority w:val="99"/>
    <w:semiHidden/>
    <w:rsid w:val="00025F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0784582">
      <w:bodyDiv w:val="1"/>
      <w:marLeft w:val="0"/>
      <w:marRight w:val="0"/>
      <w:marTop w:val="0"/>
      <w:marBottom w:val="0"/>
      <w:divBdr>
        <w:top w:val="none" w:sz="0" w:space="0" w:color="auto"/>
        <w:left w:val="none" w:sz="0" w:space="0" w:color="auto"/>
        <w:bottom w:val="none" w:sz="0" w:space="0" w:color="auto"/>
        <w:right w:val="none" w:sz="0" w:space="0" w:color="auto"/>
      </w:divBdr>
    </w:div>
    <w:div w:id="188363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2023-08-24T18:09:00Z</dcterms:created>
  <dcterms:modified xsi:type="dcterms:W3CDTF">2023-08-24T19:59:00Z</dcterms:modified>
</cp:coreProperties>
</file>