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8163" w14:textId="346DF72F" w:rsidR="00364FFD" w:rsidRDefault="00766C22" w:rsidP="003F0E78">
      <w:pPr>
        <w:jc w:val="both"/>
        <w:pPrChange w:id="0" w:author="Edwin Hopper" w:date="2021-05-11T10:09:00Z">
          <w:pPr/>
        </w:pPrChange>
      </w:pPr>
      <w:r>
        <w:t>Medical Device development is a rigorous engineering process</w:t>
      </w:r>
      <w:r w:rsidR="008106F0">
        <w:t xml:space="preserve"> requiring adherence to Stringent FDA standards</w:t>
      </w:r>
      <w:r>
        <w:t xml:space="preserve"> far beyond the typical design -&gt; prototype -&gt; deliver process of most engineering organizations</w:t>
      </w:r>
      <w:r w:rsidR="008106F0">
        <w:t>.  Adherence to Medical Device development standards require</w:t>
      </w:r>
      <w:r w:rsidR="00364FFD">
        <w:t xml:space="preserve"> traceability between customer requirements and design outputs</w:t>
      </w:r>
      <w:r>
        <w:t>.</w:t>
      </w:r>
      <w:r w:rsidR="00364FFD">
        <w:t xml:space="preserve">  </w:t>
      </w:r>
    </w:p>
    <w:p w14:paraId="4AFFA58C" w14:textId="405F82CA" w:rsidR="00766C22" w:rsidRDefault="00766C22" w:rsidP="003F0E78">
      <w:pPr>
        <w:jc w:val="both"/>
        <w:pPrChange w:id="1" w:author="Edwin Hopper" w:date="2021-05-11T10:09:00Z">
          <w:pPr/>
        </w:pPrChange>
      </w:pPr>
      <w:r>
        <w:t>Marcus Engineering uses discipline</w:t>
      </w:r>
      <w:r w:rsidR="008106F0">
        <w:t>d</w:t>
      </w:r>
      <w:r>
        <w:t xml:space="preserve"> </w:t>
      </w:r>
      <w:r w:rsidR="00364FFD">
        <w:t>R2E™</w:t>
      </w:r>
      <w:r w:rsidR="008106F0">
        <w:t xml:space="preserve"> (Risk Reduction Engineering™) </w:t>
      </w:r>
      <w:r>
        <w:t>Design Controls and sophisticated Hardware</w:t>
      </w:r>
      <w:r w:rsidR="008106F0">
        <w:t xml:space="preserve"> (link)</w:t>
      </w:r>
      <w:r>
        <w:t xml:space="preserve"> and Software</w:t>
      </w:r>
      <w:r w:rsidR="008106F0">
        <w:t xml:space="preserve"> (link)</w:t>
      </w:r>
      <w:r>
        <w:t xml:space="preserve"> development processes to ensure that not only functional, performance, and customer requirements are met, but also such that Regulatory and Safety requirements are addressed as well.</w:t>
      </w:r>
    </w:p>
    <w:p w14:paraId="2B2961D7" w14:textId="1548ADD2" w:rsidR="008106F0" w:rsidRDefault="008106F0" w:rsidP="003F0E78">
      <w:pPr>
        <w:jc w:val="both"/>
        <w:pPrChange w:id="2" w:author="Edwin Hopper" w:date="2021-05-11T10:09:00Z">
          <w:pPr/>
        </w:pPrChange>
      </w:pPr>
      <w:r>
        <w:t>Marcus Engineering’s Hardware and Software development processes can be viewed HERE.</w:t>
      </w:r>
    </w:p>
    <w:p w14:paraId="7A257BDF" w14:textId="2BC2D6D9" w:rsidR="00766C22" w:rsidRDefault="00766C22" w:rsidP="003F0E78">
      <w:pPr>
        <w:jc w:val="both"/>
        <w:pPrChange w:id="3" w:author="Edwin Hopper" w:date="2021-05-11T10:09:00Z">
          <w:pPr/>
        </w:pPrChange>
      </w:pPr>
      <w:r>
        <w:t xml:space="preserve">Marcus Engineering </w:t>
      </w:r>
      <w:del w:id="4" w:author="Edwin Hopper" w:date="2021-05-11T09:49:00Z">
        <w:r w:rsidDel="00005776">
          <w:delText>is able to</w:delText>
        </w:r>
      </w:del>
      <w:ins w:id="5" w:author="Edwin Hopper" w:date="2021-05-11T09:49:00Z">
        <w:r w:rsidR="00005776">
          <w:t>can</w:t>
        </w:r>
      </w:ins>
      <w:r>
        <w:t xml:space="preserve"> address many regulatory guidelines seamlessly and efficiently including:</w:t>
      </w:r>
    </w:p>
    <w:p w14:paraId="243DB843" w14:textId="0E73F36D" w:rsidR="00766C22" w:rsidRDefault="00766C22" w:rsidP="003F0E78">
      <w:pPr>
        <w:pStyle w:val="ListParagraph"/>
        <w:numPr>
          <w:ilvl w:val="0"/>
          <w:numId w:val="1"/>
        </w:numPr>
        <w:jc w:val="both"/>
        <w:pPrChange w:id="6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 xml:space="preserve">ISO-13485 compliant </w:t>
      </w:r>
      <w:r w:rsidR="00364FFD">
        <w:t xml:space="preserve">R2E™ </w:t>
      </w:r>
      <w:r>
        <w:t>Design Controls</w:t>
      </w:r>
    </w:p>
    <w:p w14:paraId="05105315" w14:textId="22889450" w:rsidR="00766C22" w:rsidRDefault="00766C22" w:rsidP="003F0E78">
      <w:pPr>
        <w:pStyle w:val="ListParagraph"/>
        <w:numPr>
          <w:ilvl w:val="0"/>
          <w:numId w:val="1"/>
        </w:numPr>
        <w:jc w:val="both"/>
        <w:pPrChange w:id="7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ISO-13485 transition to manufacturing as a service</w:t>
      </w:r>
    </w:p>
    <w:p w14:paraId="6CAE803A" w14:textId="603E1735" w:rsidR="00766C22" w:rsidRDefault="00766C22" w:rsidP="003F0E78">
      <w:pPr>
        <w:pStyle w:val="ListParagraph"/>
        <w:numPr>
          <w:ilvl w:val="0"/>
          <w:numId w:val="1"/>
        </w:numPr>
        <w:jc w:val="both"/>
        <w:pPrChange w:id="8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ISO-14971 Risk assessments</w:t>
      </w:r>
    </w:p>
    <w:p w14:paraId="490D37ED" w14:textId="6F717A21" w:rsidR="00766C22" w:rsidRDefault="00766C22" w:rsidP="003F0E78">
      <w:pPr>
        <w:pStyle w:val="ListParagraph"/>
        <w:numPr>
          <w:ilvl w:val="0"/>
          <w:numId w:val="1"/>
        </w:numPr>
        <w:jc w:val="both"/>
        <w:pPrChange w:id="9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IEC-61000 Electromagnetic Compatibility</w:t>
      </w:r>
    </w:p>
    <w:p w14:paraId="6F674A1B" w14:textId="07F528EF" w:rsidR="00766C22" w:rsidRDefault="00766C22" w:rsidP="003F0E78">
      <w:pPr>
        <w:pStyle w:val="ListParagraph"/>
        <w:numPr>
          <w:ilvl w:val="0"/>
          <w:numId w:val="1"/>
        </w:numPr>
        <w:jc w:val="both"/>
        <w:pPrChange w:id="10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IEC-61010-1 Medical Electronics Safety</w:t>
      </w:r>
    </w:p>
    <w:p w14:paraId="6330137E" w14:textId="2FEC8FF2" w:rsidR="00766C22" w:rsidRDefault="00766C22" w:rsidP="003F0E78">
      <w:pPr>
        <w:pStyle w:val="ListParagraph"/>
        <w:numPr>
          <w:ilvl w:val="0"/>
          <w:numId w:val="1"/>
        </w:numPr>
        <w:jc w:val="both"/>
        <w:pPrChange w:id="11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IEC-62304 Medical Device Software Safety</w:t>
      </w:r>
    </w:p>
    <w:p w14:paraId="215AFC86" w14:textId="2C134E68" w:rsidR="00766C22" w:rsidRDefault="00364FFD" w:rsidP="003F0E78">
      <w:pPr>
        <w:jc w:val="both"/>
        <w:pPrChange w:id="12" w:author="Edwin Hopper" w:date="2021-05-11T10:09:00Z">
          <w:pPr/>
        </w:pPrChange>
      </w:pPr>
      <w:r>
        <w:t xml:space="preserve">R2E™ (Risk Reduction Engineering™) is core to Marcus Engineering’s efficient and quick to market Design Controls for Medical Device development.  Fundamentally R2E™ is a process of minimizing risk, maximizing </w:t>
      </w:r>
      <w:del w:id="13" w:author="Edwin Hopper" w:date="2021-05-11T09:49:00Z">
        <w:r w:rsidDel="00005776">
          <w:delText>clarity</w:delText>
        </w:r>
      </w:del>
      <w:ins w:id="14" w:author="Edwin Hopper" w:date="2021-05-11T09:49:00Z">
        <w:r w:rsidR="00005776">
          <w:t>clarity,</w:t>
        </w:r>
      </w:ins>
      <w:r>
        <w:t xml:space="preserve"> and addressing fundamental requirements and design issues early in the design process while they are still manageable.  The R2E™ design approach drastically increases on time delivery, customer transparency, and satisfaction.  To learn more about R2E™ Risk Reduction Engineering™ please read the full process description HERE.</w:t>
      </w:r>
    </w:p>
    <w:p w14:paraId="6D08D130" w14:textId="22073E35" w:rsidR="000E3DAF" w:rsidRDefault="003F0E78" w:rsidP="00766C22">
      <w:ins w:id="15" w:author="Edwin Hopper" w:date="2021-05-11T10:12:00Z">
        <w:r>
          <w:t>Marcus Engineering is here to work through this process with our customers allowing them to focus on the science behind their project</w:t>
        </w:r>
      </w:ins>
      <w:ins w:id="16" w:author="Edwin Hopper" w:date="2021-05-11T10:13:00Z">
        <w:r>
          <w:t>.  Our goal is for them to be confident th</w:t>
        </w:r>
      </w:ins>
      <w:ins w:id="17" w:author="Edwin Hopper" w:date="2021-05-11T10:14:00Z">
        <w:r>
          <w:t>at the technical risks have been defined and are well in hand.</w:t>
        </w:r>
      </w:ins>
    </w:p>
    <w:p w14:paraId="7AD84F54" w14:textId="29573FD7" w:rsidR="000E3DAF" w:rsidRDefault="000E3DAF" w:rsidP="00766C22">
      <w:r>
        <w:t>2-3 pictures should be included throughout.</w:t>
      </w:r>
    </w:p>
    <w:p w14:paraId="28E18857" w14:textId="77777777" w:rsidR="00364FFD" w:rsidRDefault="00364FFD" w:rsidP="00766C22"/>
    <w:p w14:paraId="52FE334C" w14:textId="77777777" w:rsidR="00766C22" w:rsidRDefault="00766C22" w:rsidP="00766C22"/>
    <w:sectPr w:rsidR="00766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11FE3"/>
    <w:multiLevelType w:val="hybridMultilevel"/>
    <w:tmpl w:val="1C60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win Hopper">
    <w15:presenceInfo w15:providerId="Windows Live" w15:userId="9507faf3f1c02d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UyMjI1Nre0NDEzMbRU0lEKTi0uzszPAykwrAUAr6YHNSwAAAA="/>
  </w:docVars>
  <w:rsids>
    <w:rsidRoot w:val="00212AC2"/>
    <w:rsid w:val="00005776"/>
    <w:rsid w:val="00033CCA"/>
    <w:rsid w:val="000E3DAF"/>
    <w:rsid w:val="00102582"/>
    <w:rsid w:val="00212AC2"/>
    <w:rsid w:val="00364FFD"/>
    <w:rsid w:val="003F0E78"/>
    <w:rsid w:val="00583790"/>
    <w:rsid w:val="00684198"/>
    <w:rsid w:val="007250E2"/>
    <w:rsid w:val="00766C22"/>
    <w:rsid w:val="008106F0"/>
    <w:rsid w:val="00BA58F5"/>
    <w:rsid w:val="00CC5B46"/>
    <w:rsid w:val="00E9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C27C"/>
  <w15:chartTrackingRefBased/>
  <w15:docId w15:val="{6024BB51-0458-4F93-B095-BC2AE063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Marcus</dc:creator>
  <cp:keywords/>
  <dc:description/>
  <cp:lastModifiedBy>Edwin Hopper</cp:lastModifiedBy>
  <cp:revision>3</cp:revision>
  <dcterms:created xsi:type="dcterms:W3CDTF">2021-05-11T17:03:00Z</dcterms:created>
  <dcterms:modified xsi:type="dcterms:W3CDTF">2021-05-11T17:14:00Z</dcterms:modified>
</cp:coreProperties>
</file>