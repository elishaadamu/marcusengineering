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E1D8F" w14:textId="67C3E6B1" w:rsidR="00661266" w:rsidRDefault="00661266">
      <w:pPr>
        <w:jc w:val="both"/>
        <w:rPr>
          <w:ins w:id="0" w:author="Patrick Marcus" w:date="2021-05-20T08:55:00Z"/>
        </w:rPr>
      </w:pPr>
      <w:ins w:id="1" w:author="Patrick Marcus" w:date="2021-05-20T08:55:00Z">
        <w:r>
          <w:t xml:space="preserve">Marcus Engineer has deep experience with medical </w:t>
        </w:r>
      </w:ins>
      <w:ins w:id="2" w:author="Patrick Marcus" w:date="2021-05-20T09:01:00Z">
        <w:r>
          <w:t>electronics</w:t>
        </w:r>
      </w:ins>
      <w:ins w:id="3" w:author="Patrick Marcus" w:date="2021-05-20T09:02:00Z">
        <w:r>
          <w:t xml:space="preserve"> and </w:t>
        </w:r>
      </w:ins>
      <w:ins w:id="4" w:author="Patrick Marcus" w:date="2021-05-20T10:15:00Z">
        <w:r w:rsidR="00DD6A1F">
          <w:t xml:space="preserve">medical </w:t>
        </w:r>
      </w:ins>
      <w:ins w:id="5" w:author="Patrick Marcus" w:date="2021-05-20T08:55:00Z">
        <w:r>
          <w:t>device development.  Our team</w:t>
        </w:r>
      </w:ins>
      <w:ins w:id="6" w:author="Patrick Marcus" w:date="2021-05-20T08:56:00Z">
        <w:r>
          <w:t xml:space="preserve"> works with you to define requirements, customer experience </w:t>
        </w:r>
      </w:ins>
      <w:ins w:id="7" w:author="Patrick Marcus" w:date="2021-05-20T09:00:00Z">
        <w:r>
          <w:t>and</w:t>
        </w:r>
      </w:ins>
      <w:ins w:id="8" w:author="Patrick Marcus" w:date="2021-05-20T08:56:00Z">
        <w:r>
          <w:t xml:space="preserve"> safety considerations to </w:t>
        </w:r>
      </w:ins>
      <w:ins w:id="9" w:author="Patrick Marcus" w:date="2021-05-20T09:02:00Z">
        <w:r>
          <w:t xml:space="preserve">simultaneously </w:t>
        </w:r>
      </w:ins>
      <w:ins w:id="10" w:author="Patrick Marcus" w:date="2021-05-20T08:56:00Z">
        <w:r>
          <w:t>develop a</w:t>
        </w:r>
      </w:ins>
      <w:ins w:id="11" w:author="Patrick Marcus" w:date="2021-05-20T08:58:00Z">
        <w:r>
          <w:t xml:space="preserve"> technical construction file</w:t>
        </w:r>
      </w:ins>
      <w:ins w:id="12" w:author="Patrick Marcus" w:date="2021-05-20T08:56:00Z">
        <w:r>
          <w:t xml:space="preserve"> that passes FDA</w:t>
        </w:r>
      </w:ins>
      <w:ins w:id="13" w:author="Patrick Marcus" w:date="2021-05-20T08:57:00Z">
        <w:r>
          <w:t xml:space="preserve"> </w:t>
        </w:r>
      </w:ins>
      <w:ins w:id="14" w:author="Patrick Marcus" w:date="2021-05-20T08:58:00Z">
        <w:r>
          <w:t>scrutiny</w:t>
        </w:r>
      </w:ins>
      <w:ins w:id="15" w:author="Patrick Marcus" w:date="2021-05-20T09:00:00Z">
        <w:r>
          <w:t xml:space="preserve">. </w:t>
        </w:r>
      </w:ins>
      <w:ins w:id="16" w:author="Patrick Marcus" w:date="2021-05-20T09:01:00Z">
        <w:r>
          <w:t>W</w:t>
        </w:r>
      </w:ins>
      <w:ins w:id="17" w:author="Patrick Marcus" w:date="2021-05-20T08:58:00Z">
        <w:r>
          <w:t xml:space="preserve">hether </w:t>
        </w:r>
      </w:ins>
      <w:ins w:id="18" w:author="Patrick Marcus" w:date="2021-05-20T09:01:00Z">
        <w:r>
          <w:t>your product</w:t>
        </w:r>
      </w:ins>
      <w:ins w:id="19" w:author="Patrick Marcus" w:date="2021-05-20T08:58:00Z">
        <w:r>
          <w:t xml:space="preserve"> </w:t>
        </w:r>
      </w:ins>
      <w:ins w:id="20" w:author="Patrick Marcus" w:date="2021-05-20T09:01:00Z">
        <w:r>
          <w:t>require</w:t>
        </w:r>
      </w:ins>
      <w:ins w:id="21" w:author="Patrick Marcus" w:date="2021-05-20T08:58:00Z">
        <w:r>
          <w:t xml:space="preserve"> a </w:t>
        </w:r>
      </w:ins>
      <w:ins w:id="22" w:author="Patrick Marcus" w:date="2021-05-20T08:59:00Z">
        <w:r>
          <w:t>Premarket Notification (</w:t>
        </w:r>
      </w:ins>
      <w:ins w:id="23" w:author="Patrick Marcus" w:date="2021-05-20T08:58:00Z">
        <w:r>
          <w:t>510k</w:t>
        </w:r>
      </w:ins>
      <w:ins w:id="24" w:author="Patrick Marcus" w:date="2021-05-20T08:59:00Z">
        <w:r>
          <w:t>)</w:t>
        </w:r>
      </w:ins>
      <w:ins w:id="25" w:author="Patrick Marcus" w:date="2021-05-20T09:00:00Z">
        <w:r>
          <w:t>, Premarket Approval (PMA) or De Novo application</w:t>
        </w:r>
      </w:ins>
      <w:ins w:id="26" w:author="Patrick Marcus" w:date="2021-05-20T10:16:00Z">
        <w:r w:rsidR="00DD6A1F">
          <w:t xml:space="preserve"> for Class 1 2 or 3 medical devices,</w:t>
        </w:r>
      </w:ins>
      <w:ins w:id="27" w:author="Patrick Marcus" w:date="2021-05-20T09:01:00Z">
        <w:r>
          <w:t xml:space="preserve"> Marcus Engineering will help guide your product to functional and regulatory success</w:t>
        </w:r>
      </w:ins>
      <w:ins w:id="28" w:author="Patrick Marcus" w:date="2021-05-20T08:57:00Z">
        <w:r>
          <w:t xml:space="preserve">. </w:t>
        </w:r>
      </w:ins>
    </w:p>
    <w:p w14:paraId="07818163" w14:textId="7CC695CF" w:rsidR="00364FFD" w:rsidRDefault="00766C22">
      <w:pPr>
        <w:jc w:val="both"/>
        <w:pPrChange w:id="29" w:author="Edwin Hopper" w:date="2021-05-11T10:09:00Z">
          <w:pPr/>
        </w:pPrChange>
      </w:pPr>
      <w:r>
        <w:t>Medical Device development is a rigorous engineering process</w:t>
      </w:r>
      <w:r w:rsidR="008106F0">
        <w:t xml:space="preserve"> requiring adherence to Stringent FDA standards</w:t>
      </w:r>
      <w:r>
        <w:t xml:space="preserve"> far beyond the typical design -&gt; prototype -&gt; deliver process of most engineering organizations</w:t>
      </w:r>
      <w:r w:rsidR="008106F0">
        <w:t>.  Adherence to Medical Device development standards require</w:t>
      </w:r>
      <w:r w:rsidR="00364FFD">
        <w:t xml:space="preserve"> traceability between customer requirements and design outputs</w:t>
      </w:r>
      <w:r>
        <w:t>.</w:t>
      </w:r>
      <w:r w:rsidR="00364FFD">
        <w:t xml:space="preserve">  </w:t>
      </w:r>
    </w:p>
    <w:p w14:paraId="4AFFA58C" w14:textId="405F82CA" w:rsidR="00766C22" w:rsidRDefault="00766C22">
      <w:pPr>
        <w:jc w:val="both"/>
        <w:pPrChange w:id="30" w:author="Edwin Hopper" w:date="2021-05-11T10:09:00Z">
          <w:pPr/>
        </w:pPrChange>
      </w:pPr>
      <w:r>
        <w:t>Marcus Engineering uses discipline</w:t>
      </w:r>
      <w:r w:rsidR="008106F0">
        <w:t>d</w:t>
      </w:r>
      <w:r>
        <w:t xml:space="preserve"> </w:t>
      </w:r>
      <w:r w:rsidR="00364FFD">
        <w:t>R2E™</w:t>
      </w:r>
      <w:r w:rsidR="008106F0">
        <w:t xml:space="preserve"> (Risk Reduction Engineering™) </w:t>
      </w:r>
      <w:r>
        <w:t>Design Controls and sophisticated Hardware</w:t>
      </w:r>
      <w:r w:rsidR="008106F0">
        <w:t xml:space="preserve"> (link)</w:t>
      </w:r>
      <w:r>
        <w:t xml:space="preserve"> and Software</w:t>
      </w:r>
      <w:r w:rsidR="008106F0">
        <w:t xml:space="preserve"> (link)</w:t>
      </w:r>
      <w:r>
        <w:t xml:space="preserve"> development processes to ensure that not only functional, performance, and customer requirements are met, but also such that Regulatory and Safety requirements are addressed as well.</w:t>
      </w:r>
    </w:p>
    <w:p w14:paraId="2B2961D7" w14:textId="1548ADD2" w:rsidR="008106F0" w:rsidRDefault="008106F0">
      <w:pPr>
        <w:jc w:val="both"/>
        <w:pPrChange w:id="31" w:author="Edwin Hopper" w:date="2021-05-11T10:09:00Z">
          <w:pPr/>
        </w:pPrChange>
      </w:pPr>
      <w:r>
        <w:t>Marcus Engineering’s Hardware and Software development processes can be viewed HERE.</w:t>
      </w:r>
    </w:p>
    <w:p w14:paraId="7A257BDF" w14:textId="2BC2D6D9" w:rsidR="00766C22" w:rsidRDefault="00766C22">
      <w:pPr>
        <w:jc w:val="both"/>
        <w:pPrChange w:id="32" w:author="Edwin Hopper" w:date="2021-05-11T10:09:00Z">
          <w:pPr/>
        </w:pPrChange>
      </w:pPr>
      <w:r>
        <w:t xml:space="preserve">Marcus Engineering </w:t>
      </w:r>
      <w:del w:id="33" w:author="Edwin Hopper" w:date="2021-05-11T09:49:00Z">
        <w:r w:rsidDel="00005776">
          <w:delText>is able to</w:delText>
        </w:r>
      </w:del>
      <w:ins w:id="34" w:author="Edwin Hopper" w:date="2021-05-11T09:49:00Z">
        <w:r w:rsidR="00005776">
          <w:t>can</w:t>
        </w:r>
      </w:ins>
      <w:r>
        <w:t xml:space="preserve"> address many regulatory guidelines seamlessly and efficiently including:</w:t>
      </w:r>
    </w:p>
    <w:p w14:paraId="243DB843" w14:textId="0E73F36D" w:rsidR="00766C22" w:rsidRDefault="00766C22">
      <w:pPr>
        <w:pStyle w:val="ListParagraph"/>
        <w:numPr>
          <w:ilvl w:val="0"/>
          <w:numId w:val="1"/>
        </w:numPr>
        <w:jc w:val="both"/>
        <w:pPrChange w:id="35" w:author="Edwin Hopper" w:date="2021-05-11T10:09:00Z">
          <w:pPr>
            <w:pStyle w:val="ListParagraph"/>
            <w:numPr>
              <w:numId w:val="1"/>
            </w:numPr>
            <w:ind w:hanging="360"/>
          </w:pPr>
        </w:pPrChange>
      </w:pPr>
      <w:r>
        <w:t xml:space="preserve">ISO-13485 compliant </w:t>
      </w:r>
      <w:r w:rsidR="00364FFD">
        <w:t xml:space="preserve">R2E™ </w:t>
      </w:r>
      <w:r>
        <w:t>Design Controls</w:t>
      </w:r>
    </w:p>
    <w:p w14:paraId="05105315" w14:textId="22889450" w:rsidR="00766C22" w:rsidRDefault="00766C22">
      <w:pPr>
        <w:pStyle w:val="ListParagraph"/>
        <w:numPr>
          <w:ilvl w:val="0"/>
          <w:numId w:val="1"/>
        </w:numPr>
        <w:jc w:val="both"/>
        <w:pPrChange w:id="36" w:author="Edwin Hopper" w:date="2021-05-11T10:09:00Z">
          <w:pPr>
            <w:pStyle w:val="ListParagraph"/>
            <w:numPr>
              <w:numId w:val="1"/>
            </w:numPr>
            <w:ind w:hanging="360"/>
          </w:pPr>
        </w:pPrChange>
      </w:pPr>
      <w:r>
        <w:t>ISO-13485 transition to manufacturing as a service</w:t>
      </w:r>
    </w:p>
    <w:p w14:paraId="6CAE803A" w14:textId="603E1735" w:rsidR="00766C22" w:rsidRDefault="00766C22">
      <w:pPr>
        <w:pStyle w:val="ListParagraph"/>
        <w:numPr>
          <w:ilvl w:val="0"/>
          <w:numId w:val="1"/>
        </w:numPr>
        <w:jc w:val="both"/>
        <w:pPrChange w:id="37" w:author="Edwin Hopper" w:date="2021-05-11T10:09:00Z">
          <w:pPr>
            <w:pStyle w:val="ListParagraph"/>
            <w:numPr>
              <w:numId w:val="1"/>
            </w:numPr>
            <w:ind w:hanging="360"/>
          </w:pPr>
        </w:pPrChange>
      </w:pPr>
      <w:r>
        <w:t>ISO-14971 Risk assessments</w:t>
      </w:r>
    </w:p>
    <w:p w14:paraId="490D37ED" w14:textId="6F717A21" w:rsidR="00766C22" w:rsidRDefault="00766C22">
      <w:pPr>
        <w:pStyle w:val="ListParagraph"/>
        <w:numPr>
          <w:ilvl w:val="0"/>
          <w:numId w:val="1"/>
        </w:numPr>
        <w:jc w:val="both"/>
        <w:pPrChange w:id="38" w:author="Edwin Hopper" w:date="2021-05-11T10:09:00Z">
          <w:pPr>
            <w:pStyle w:val="ListParagraph"/>
            <w:numPr>
              <w:numId w:val="1"/>
            </w:numPr>
            <w:ind w:hanging="360"/>
          </w:pPr>
        </w:pPrChange>
      </w:pPr>
      <w:r>
        <w:t>IEC-61000 Electromagnetic Compatibility</w:t>
      </w:r>
    </w:p>
    <w:p w14:paraId="6F674A1B" w14:textId="07F528EF" w:rsidR="00766C22" w:rsidRDefault="00766C22">
      <w:pPr>
        <w:pStyle w:val="ListParagraph"/>
        <w:numPr>
          <w:ilvl w:val="0"/>
          <w:numId w:val="1"/>
        </w:numPr>
        <w:jc w:val="both"/>
        <w:pPrChange w:id="39" w:author="Edwin Hopper" w:date="2021-05-11T10:09:00Z">
          <w:pPr>
            <w:pStyle w:val="ListParagraph"/>
            <w:numPr>
              <w:numId w:val="1"/>
            </w:numPr>
            <w:ind w:hanging="360"/>
          </w:pPr>
        </w:pPrChange>
      </w:pPr>
      <w:r>
        <w:t>IEC-61010-1 Medical Electronics Safety</w:t>
      </w:r>
    </w:p>
    <w:p w14:paraId="6330137E" w14:textId="2FEC8FF2" w:rsidR="00766C22" w:rsidRDefault="00766C22">
      <w:pPr>
        <w:pStyle w:val="ListParagraph"/>
        <w:numPr>
          <w:ilvl w:val="0"/>
          <w:numId w:val="1"/>
        </w:numPr>
        <w:jc w:val="both"/>
        <w:pPrChange w:id="40" w:author="Edwin Hopper" w:date="2021-05-11T10:09:00Z">
          <w:pPr>
            <w:pStyle w:val="ListParagraph"/>
            <w:numPr>
              <w:numId w:val="1"/>
            </w:numPr>
            <w:ind w:hanging="360"/>
          </w:pPr>
        </w:pPrChange>
      </w:pPr>
      <w:r>
        <w:t>IEC-62304 Medical Device Software Safety</w:t>
      </w:r>
    </w:p>
    <w:p w14:paraId="215AFC86" w14:textId="2C134E68" w:rsidR="00766C22" w:rsidRDefault="00364FFD">
      <w:pPr>
        <w:jc w:val="both"/>
        <w:pPrChange w:id="41" w:author="Edwin Hopper" w:date="2021-05-11T10:09:00Z">
          <w:pPr/>
        </w:pPrChange>
      </w:pPr>
      <w:r>
        <w:t xml:space="preserve">R2E™ (Risk Reduction Engineering™) is core to Marcus Engineering’s efficient and quick to market Design Controls for Medical Device development.  Fundamentally R2E™ is a process of minimizing risk, maximizing </w:t>
      </w:r>
      <w:del w:id="42" w:author="Edwin Hopper" w:date="2021-05-11T09:49:00Z">
        <w:r w:rsidDel="00005776">
          <w:delText>clarity</w:delText>
        </w:r>
      </w:del>
      <w:ins w:id="43" w:author="Edwin Hopper" w:date="2021-05-11T09:49:00Z">
        <w:r w:rsidR="00005776">
          <w:t>clarity,</w:t>
        </w:r>
      </w:ins>
      <w:r>
        <w:t xml:space="preserve"> and addressing fundamental requirements and design issues early in the design process while they are still manageable.  The R2E™ design approach drastically increases on time delivery, customer transparency, and satisfaction.  To learn more about R2E™ Risk Reduction Engineering™ please read the full process description HERE.</w:t>
      </w:r>
    </w:p>
    <w:p w14:paraId="6D08D130" w14:textId="5AC385E9" w:rsidR="000E3DAF" w:rsidDel="00723308" w:rsidRDefault="003F0E78" w:rsidP="00766C22">
      <w:pPr>
        <w:rPr>
          <w:del w:id="44" w:author="Patrick Marcus" w:date="2021-05-20T08:54:00Z"/>
        </w:rPr>
      </w:pPr>
      <w:ins w:id="45" w:author="Edwin Hopper" w:date="2021-05-11T10:12:00Z">
        <w:del w:id="46" w:author="Patrick Marcus" w:date="2021-05-20T08:54:00Z">
          <w:r w:rsidDel="00723308">
            <w:delText>Marcus Engineering is here to work through this process with our customers allowing them to focus on the science behind their project</w:delText>
          </w:r>
        </w:del>
      </w:ins>
      <w:ins w:id="47" w:author="Edwin Hopper" w:date="2021-05-11T10:13:00Z">
        <w:del w:id="48" w:author="Patrick Marcus" w:date="2021-05-20T08:54:00Z">
          <w:r w:rsidDel="00723308">
            <w:delText>.  Our goal is for them to be confident th</w:delText>
          </w:r>
        </w:del>
      </w:ins>
      <w:ins w:id="49" w:author="Edwin Hopper" w:date="2021-05-11T10:14:00Z">
        <w:del w:id="50" w:author="Patrick Marcus" w:date="2021-05-20T08:54:00Z">
          <w:r w:rsidDel="00723308">
            <w:delText>at the technical risks have been defined and are well in hand.</w:delText>
          </w:r>
        </w:del>
      </w:ins>
    </w:p>
    <w:p w14:paraId="7AD84F54" w14:textId="29573FD7" w:rsidR="000E3DAF" w:rsidRDefault="000E3DAF" w:rsidP="00766C22">
      <w:r>
        <w:t>2-3 pictures should be included throughout.</w:t>
      </w:r>
    </w:p>
    <w:p w14:paraId="28E18857" w14:textId="77777777" w:rsidR="00364FFD" w:rsidRDefault="00364FFD" w:rsidP="00766C22"/>
    <w:p w14:paraId="52FE334C" w14:textId="77777777" w:rsidR="00766C22" w:rsidRDefault="00766C22" w:rsidP="00766C22"/>
    <w:sectPr w:rsidR="00766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11FE3"/>
    <w:multiLevelType w:val="hybridMultilevel"/>
    <w:tmpl w:val="1C60D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trick Marcus">
    <w15:presenceInfo w15:providerId="AD" w15:userId="S-1-5-21-242232860-3329166308-2287591178-1105"/>
  </w15:person>
  <w15:person w15:author="Edwin Hopper">
    <w15:presenceInfo w15:providerId="Windows Live" w15:userId="9507faf3f1c02d2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UyMjI1Nre0NDEzMbRU0lEKTi0uzszPAykwrAUAr6YHNSwAAAA="/>
  </w:docVars>
  <w:rsids>
    <w:rsidRoot w:val="00212AC2"/>
    <w:rsid w:val="00005776"/>
    <w:rsid w:val="00033CCA"/>
    <w:rsid w:val="000E3DAF"/>
    <w:rsid w:val="00102582"/>
    <w:rsid w:val="00212AC2"/>
    <w:rsid w:val="00364FFD"/>
    <w:rsid w:val="003F0E78"/>
    <w:rsid w:val="00583790"/>
    <w:rsid w:val="00661266"/>
    <w:rsid w:val="00684198"/>
    <w:rsid w:val="00723308"/>
    <w:rsid w:val="007250E2"/>
    <w:rsid w:val="00766C22"/>
    <w:rsid w:val="008106F0"/>
    <w:rsid w:val="00BA58F5"/>
    <w:rsid w:val="00CC5B46"/>
    <w:rsid w:val="00DD6A1F"/>
    <w:rsid w:val="00E9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6C27C"/>
  <w15:chartTrackingRefBased/>
  <w15:docId w15:val="{6024BB51-0458-4F93-B095-BC2AE0631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C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Marcus</dc:creator>
  <cp:keywords/>
  <dc:description/>
  <cp:lastModifiedBy>Patrick Marcus</cp:lastModifiedBy>
  <cp:revision>4</cp:revision>
  <dcterms:created xsi:type="dcterms:W3CDTF">2021-05-20T15:55:00Z</dcterms:created>
  <dcterms:modified xsi:type="dcterms:W3CDTF">2021-05-20T17:16:00Z</dcterms:modified>
</cp:coreProperties>
</file>